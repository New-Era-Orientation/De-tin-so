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6095"/>
        <w:tblGridChange w:id="0">
          <w:tblGrid>
            <w:gridCol w:w="4395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ĐỀ THAM KHẢO SỐ 2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(Đề thi có 05 trang)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KỲ THI TỐT NGHIỆP THPT NĂM 2025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MÔN: TOÁN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Thời gian làm bài 90 phút, không kể thời gian phát đề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214104258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1012" y="3780000"/>
                          <a:ext cx="228997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5608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2141042588" name="image396.png"/>
                <a:graphic>
                  <a:graphicData uri="http://schemas.openxmlformats.org/drawingml/2006/picture">
                    <pic:pic>
                      <pic:nvPicPr>
                        <pic:cNvPr id="0" name="image396.png"/>
                        <pic:cNvPicPr preferRelativeResize="0"/>
                      </pic:nvPicPr>
                      <pic:blipFill>
                        <a:blip r:embed="rId7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Họ, tên thí sinh: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………………………………………………………………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Số báo danh: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…………………………………………………………………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heading=h.b99aby7t29r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PHẦN I. Từ câu 1 đến câu 12, mỗi câu hỏi thí sinh chỉ chọn một phương án.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12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Nguyên hàm của hàm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</w:rPr>
        <w:pict>
          <v:shape id="_x0000_i1025" style="width:34pt;height:18.65pt" o:ole="" type="#_x0000_t75">
            <v:imagedata r:id="rId1" o:title=""/>
          </v:shape>
          <o:OLEObject DrawAspect="Content" r:id="rId2" ObjectID="_1801769537" ProgID="Equation.DSMT4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là</w:t>
      </w:r>
    </w:p>
    <w:p w:rsidR="00000000" w:rsidDel="00000000" w:rsidP="00000000" w:rsidRDefault="00000000" w:rsidRPr="00000000" w14:paraId="0000000F">
      <w:pPr>
        <w:tabs>
          <w:tab w:val="left" w:leader="none" w:pos="3402"/>
          <w:tab w:val="left" w:leader="none" w:pos="5669"/>
          <w:tab w:val="left" w:leader="none" w:pos="7937"/>
        </w:tabs>
        <w:spacing w:after="0" w:lineRule="auto"/>
        <w:ind w:left="113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26" style="width:96pt;height:22.65pt" o:ole="" type="#_x0000_t75">
            <v:imagedata r:id="rId3" o:title=""/>
          </v:shape>
          <o:OLEObject DrawAspect="Content" r:id="rId4" ObjectID="_1801769538" ProgID="Equation.DSMT4" ShapeID="_x0000_i1026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27" style="width:76pt;height:22.65pt" o:ole="" type="#_x0000_t75">
            <v:imagedata r:id="rId5" o:title=""/>
          </v:shape>
          <o:OLEObject DrawAspect="Content" r:id="rId6" ObjectID="_1801769539" ProgID="Equation.DSMT4" ShapeID="_x0000_i1027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   </w:t>
      </w:r>
    </w:p>
    <w:p w:rsidR="00000000" w:rsidDel="00000000" w:rsidP="00000000" w:rsidRDefault="00000000" w:rsidRPr="00000000" w14:paraId="00000010">
      <w:pPr>
        <w:tabs>
          <w:tab w:val="left" w:leader="none" w:pos="3402"/>
          <w:tab w:val="left" w:leader="none" w:pos="5669"/>
          <w:tab w:val="left" w:leader="none" w:pos="7937"/>
        </w:tabs>
        <w:spacing w:after="0" w:lineRule="auto"/>
        <w:ind w:left="113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28" style="width:84pt;height:34pt" o:ole="" type="#_x0000_t75">
            <v:imagedata r:id="rId7" o:title=""/>
          </v:shape>
          <o:OLEObject DrawAspect="Content" r:id="rId8" ObjectID="_1801769540" ProgID="Equation.DSMT4" ShapeID="_x0000_i1028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29" style="width:88.65pt;height:34pt" o:ole="" type="#_x0000_t75">
            <v:imagedata r:id="rId9" o:title=""/>
          </v:shape>
          <o:OLEObject DrawAspect="Content" r:id="rId10" ObjectID="_1801769541" ProgID="Equation.DSMT4" ShapeID="_x0000_i1029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left" w:leader="none" w:pos="992"/>
        </w:tabs>
        <w:spacing w:after="0" w:before="12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Câu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hàm số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30" style="width:48pt;height:20pt" o:ole="" type="#_x0000_t75">
            <v:imagedata r:id="rId11" o:title=""/>
          </v:shape>
          <o:OLEObject DrawAspect="Content" r:id="rId12" ObjectID="_1801769542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liên tục trên đoạn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31" style="width:27.35pt;height:20pt" o:ole="" type="#_x0000_t75">
            <v:imagedata r:id="rId13" o:title=""/>
          </v:shape>
          <o:OLEObject DrawAspect="Content" r:id="rId14" ObjectID="_1801769543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Diện tích hình phẳng giới hạn bởi đồ thị hàm số </w:t>
      </w:r>
      <w:sdt>
        <w:sdtPr>
          <w:tag w:val="goog_rdk_0"/>
        </w:sdtPr>
        <w:sdtContent>
          <w:del w:author="ÂN HO" w:id="0" w:date="2025-03-24T08:32:25Z">
            <w:r w:rsidDel="00000000" w:rsidR="00000000" w:rsidRPr="00000000">
              <w:rPr>
                <w:rFonts w:ascii="Times New Roman" w:cs="Times New Roman" w:eastAsia="Times New Roman" w:hAnsi="Times New Roman"/>
                <w:sz w:val="43.333333333333336"/>
                <w:szCs w:val="43.333333333333336"/>
                <w:vertAlign w:val="subscript"/>
              </w:rPr>
              <w:pict>
                <v:shape id="_x0000_i1032" style="width:48pt;height:20pt" o:ole="" type="#_x0000_t75">
                  <v:imagedata r:id="rId15" o:title=""/>
                </v:shape>
                <o:OLEObject DrawAspect="Content" r:id="rId16" ObjectID="_1801769544" ProgID="Equation.DSMT4" ShapeID="_x0000_i1032" Type="Embed"/>
              </w:pic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trục hoành và hai đường thẳng </w:t>
      </w:r>
      <w:r w:rsidDel="00000000" w:rsidR="00000000" w:rsidRPr="00000000">
        <w:rPr>
          <w:rFonts w:ascii="Times New Roman" w:cs="Times New Roman" w:eastAsia="Times New Roman" w:hAnsi="Times New Roman"/>
          <w:sz w:val="43.333333333333336"/>
          <w:szCs w:val="43.333333333333336"/>
          <w:vertAlign w:val="subscript"/>
        </w:rPr>
        <w:pict>
          <v:shape id="_x0000_i1033" style="width:59.35pt;height:16pt" o:ole="" type="#_x0000_t75">
            <v:imagedata r:id="rId17" o:title=""/>
          </v:shape>
          <o:OLEObject DrawAspect="Content" r:id="rId18" ObjectID="_1801769545" ProgID="Equation.DSMT4" ShapeID="_x0000_i1033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được tính theo công thức</w:t>
      </w:r>
    </w:p>
    <w:sdt>
      <w:sdtPr>
        <w:tag w:val="goog_rdk_9"/>
      </w:sdtPr>
      <w:sdtContent>
        <w:p w:rsidR="00000000" w:rsidDel="00000000" w:rsidP="00000000" w:rsidRDefault="00000000" w:rsidRPr="00000000" w14:paraId="00000012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3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"/>
            </w:sdtPr>
            <w:sdtContent>
              <w:ins w:author="ÂN HO" w:id="0" w:date="2025-03-24T08:32:25Z"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  <w:pict>
                    <v:shape id="_x0000_i1032" style="width:48pt;height:20pt" o:ole="" type="#_x0000_t75">
                      <v:imagedata r:id="rId15" o:title=""/>
                    </v:shape>
                    <o:OLEObject DrawAspect="Content" r:id="rId16" ObjectID="_1801769544" ProgID="Equation.DSMT4" ShapeID="_x0000_i1032" Type="Embed"/>
                  </w:pict>
                </w:r>
              </w:ins>
            </w:sdtContent>
          </w:sdt>
          <w:sdt>
            <w:sdtPr>
              <w:tag w:val="goog_rdk_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34" style="width:1in;height:38pt" o:ole="" type="#_x0000_t75">
                <v:imagedata r:id="rId19" o:title=""/>
              </v:shape>
              <o:OLEObject DrawAspect="Content" r:id="rId20" ObjectID="_1801769546" ProgID="Equation.DSMT4" ShapeID="_x0000_i1034" Type="Embed"/>
            </w:pict>
          </w:r>
          <w:sdt>
            <w:sdtPr>
              <w:tag w:val="goog_rdk_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       </w:t>
                <w:tab/>
              </w:r>
            </w:sdtContent>
          </w:sdt>
          <w:sdt>
            <w:sdtPr>
              <w:tag w:val="goog_rdk_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</w:t>
              </w:r>
            </w:sdtContent>
          </w:sdt>
          <w:sdt>
            <w:sdtPr>
              <w:tag w:val="goog_rdk_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35" style="width:69.35pt;height:38pt" o:ole="" type="#_x0000_t75">
                <v:imagedata r:id="rId21" o:title=""/>
              </v:shape>
              <o:OLEObject DrawAspect="Content" r:id="rId22" ObjectID="_1801769547" ProgID="Equation.DSMT4" ShapeID="_x0000_i1035" Type="Embed"/>
            </w:pict>
          </w:r>
          <w:sdt>
            <w:sdtPr>
              <w:tag w:val="goog_rdk_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    </w:t>
              </w:r>
            </w:sdtContent>
          </w:sdt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3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3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36" style="width:75.35pt;height:38pt" o:ole="" type="#_x0000_t75">
                <v:imagedata r:id="rId23" o:title=""/>
              </v:shape>
              <o:OLEObject DrawAspect="Content" r:id="rId24" ObjectID="_1801769548" ProgID="Equation.DSMT4" ShapeID="_x0000_i1036" Type="Embed"/>
            </w:pict>
          </w:r>
          <w:sdt>
            <w:sdtPr>
              <w:tag w:val="goog_rdk_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 </w:t>
                <w:tab/>
                <w:t xml:space="preserve"> </w:t>
                <w:tab/>
              </w:r>
            </w:sdtContent>
          </w:sdt>
          <w:sdt>
            <w:sdtPr>
              <w:tag w:val="goog_rdk_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</w:t>
              </w:r>
            </w:sdtContent>
          </w:sdt>
          <w:sdt>
            <w:sdtPr>
              <w:tag w:val="goog_rdk_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37" style="width:1in;height:38pt" o:ole="" type="#_x0000_t75">
                <v:imagedata r:id="rId25" o:title=""/>
              </v:shape>
              <o:OLEObject DrawAspect="Content" r:id="rId26" ObjectID="_1801769549" ProgID="Equation.DSMT4" ShapeID="_x0000_i1037" Type="Embed"/>
            </w:pict>
          </w:r>
          <w:sdt>
            <w:sdtPr>
              <w:tag w:val="goog_rdk_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14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 </w:t>
              </w:r>
            </w:sdtContent>
          </w:sdt>
          <w:sdt>
            <w:sdtPr>
              <w:tag w:val="goog_rdk_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Điều tra cân nặng của 50 bé trai 6 tháng tuổi, người ta được kết quả ở bảng  sau. Khoảng biến thiên của mẫu số liệu ghép nhóm là bao nhiêu ?</w:t>
              </w:r>
            </w:sdtContent>
          </w:sdt>
        </w:p>
      </w:sdtContent>
    </w:sdt>
    <w:tbl>
      <w:tblPr>
        <w:tblStyle w:val="Table2"/>
        <w:tblW w:w="940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159"/>
        <w:gridCol w:w="1242"/>
        <w:gridCol w:w="1242"/>
        <w:gridCol w:w="1242"/>
        <w:gridCol w:w="1242"/>
        <w:gridCol w:w="1242"/>
        <w:gridCol w:w="1046"/>
        <w:tblGridChange w:id="0">
          <w:tblGrid>
            <w:gridCol w:w="985"/>
            <w:gridCol w:w="1159"/>
            <w:gridCol w:w="1242"/>
            <w:gridCol w:w="1242"/>
            <w:gridCol w:w="1242"/>
            <w:gridCol w:w="1242"/>
            <w:gridCol w:w="1242"/>
            <w:gridCol w:w="1046"/>
          </w:tblGrid>
        </w:tblGridChange>
      </w:tblGrid>
      <w:tr>
        <w:trPr>
          <w:cantSplit w:val="0"/>
          <w:tblHeader w:val="0"/>
        </w:trPr>
        <w:tc>
          <w:tcPr/>
          <w:sdt>
            <w:sdtPr>
              <w:tag w:val="goog_rdk_21"/>
            </w:sdtPr>
            <w:sdtContent>
              <w:p w:rsidR="00000000" w:rsidDel="00000000" w:rsidP="00000000" w:rsidRDefault="00000000" w:rsidRPr="00000000" w14:paraId="000000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b w:val="1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2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b w:val="1"/>
                            <w:sz w:val="26"/>
                            <w:szCs w:val="26"/>
                          </w:rPr>
                        </w:rPrChange>
                      </w:rPr>
                      <w:t xml:space="preserve">Nhóm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23"/>
            </w:sdtPr>
            <w:sdtContent>
              <w:p w:rsidR="00000000" w:rsidDel="00000000" w:rsidP="00000000" w:rsidRDefault="00000000" w:rsidRPr="00000000" w14:paraId="000000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22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[80;100)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25"/>
            </w:sdtPr>
            <w:sdtContent>
              <w:p w:rsidR="00000000" w:rsidDel="00000000" w:rsidP="00000000" w:rsidRDefault="00000000" w:rsidRPr="00000000" w14:paraId="000000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24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[100;120)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27"/>
            </w:sdtPr>
            <w:sdtContent>
              <w:p w:rsidR="00000000" w:rsidDel="00000000" w:rsidP="00000000" w:rsidRDefault="00000000" w:rsidRPr="00000000" w14:paraId="000000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26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[120;140)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29"/>
            </w:sdtPr>
            <w:sdtContent>
              <w:p w:rsidR="00000000" w:rsidDel="00000000" w:rsidP="00000000" w:rsidRDefault="00000000" w:rsidRPr="00000000" w14:paraId="000000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28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[140;160)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31"/>
            </w:sdtPr>
            <w:sdtContent>
              <w:p w:rsidR="00000000" w:rsidDel="00000000" w:rsidP="00000000" w:rsidRDefault="00000000" w:rsidRPr="00000000" w14:paraId="000000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3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[160;180)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33"/>
            </w:sdtPr>
            <w:sdtContent>
              <w:p w:rsidR="00000000" w:rsidDel="00000000" w:rsidP="00000000" w:rsidRDefault="00000000" w:rsidRPr="00000000" w14:paraId="000000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32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[180;200)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35"/>
            </w:sdtPr>
            <w:sdtContent>
              <w:p w:rsidR="00000000" w:rsidDel="00000000" w:rsidP="00000000" w:rsidRDefault="00000000" w:rsidRPr="00000000" w14:paraId="000000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34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tag w:val="goog_rdk_37"/>
            </w:sdtPr>
            <w:sdtContent>
              <w:p w:rsidR="00000000" w:rsidDel="00000000" w:rsidP="00000000" w:rsidRDefault="00000000" w:rsidRPr="00000000" w14:paraId="000000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b w:val="1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36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b w:val="1"/>
                            <w:sz w:val="26"/>
                            <w:szCs w:val="26"/>
                          </w:rPr>
                        </w:rPrChange>
                      </w:rPr>
                      <w:t xml:space="preserve">Tần số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39"/>
            </w:sdtPr>
            <w:sdtContent>
              <w:p w:rsidR="00000000" w:rsidDel="00000000" w:rsidP="00000000" w:rsidRDefault="00000000" w:rsidRPr="00000000" w14:paraId="000000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38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3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1"/>
            </w:sdtPr>
            <w:sdtContent>
              <w:p w:rsidR="00000000" w:rsidDel="00000000" w:rsidP="00000000" w:rsidRDefault="00000000" w:rsidRPr="00000000" w14:paraId="000000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5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3"/>
            </w:sdtPr>
            <w:sdtContent>
              <w:p w:rsidR="00000000" w:rsidDel="00000000" w:rsidP="00000000" w:rsidRDefault="00000000" w:rsidRPr="00000000" w14:paraId="000000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2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6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5"/>
            </w:sdtPr>
            <w:sdtContent>
              <w:p w:rsidR="00000000" w:rsidDel="00000000" w:rsidP="00000000" w:rsidRDefault="00000000" w:rsidRPr="00000000" w14:paraId="000000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4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8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"/>
            </w:sdtPr>
            <w:sdtContent>
              <w:p w:rsidR="00000000" w:rsidDel="00000000" w:rsidP="00000000" w:rsidRDefault="00000000" w:rsidRPr="00000000" w14:paraId="000000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6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9"/>
            </w:sdtPr>
            <w:sdtContent>
              <w:p w:rsidR="00000000" w:rsidDel="00000000" w:rsidP="00000000" w:rsidRDefault="00000000" w:rsidRPr="00000000" w14:paraId="000000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8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2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51"/>
            </w:sdtPr>
            <w:sdtContent>
              <w:p w:rsidR="00000000" w:rsidDel="00000000" w:rsidP="00000000" w:rsidRDefault="00000000" w:rsidRPr="00000000" w14:paraId="000000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5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n = 30</w:t>
                    </w:r>
                  </w:sdtContent>
                </w:sdt>
              </w:p>
            </w:sdtContent>
          </w:sdt>
        </w:tc>
      </w:tr>
    </w:tbl>
    <w:sdt>
      <w:sdtPr>
        <w:tag w:val="goog_rdk_60"/>
      </w:sdtPr>
      <w:sdtContent>
        <w:p w:rsidR="00000000" w:rsidDel="00000000" w:rsidP="00000000" w:rsidRDefault="00000000" w:rsidRPr="00000000" w14:paraId="00000025">
          <w:pPr>
            <w:tabs>
              <w:tab w:val="left" w:leader="none" w:pos="3402"/>
              <w:tab w:val="left" w:leader="none" w:pos="5670"/>
              <w:tab w:val="left" w:leader="none" w:pos="7938"/>
            </w:tabs>
            <w:spacing w:after="0" w:line="276" w:lineRule="auto"/>
            <w:ind w:left="993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120</w:t>
                <w:tab/>
              </w:r>
            </w:sdtContent>
          </w:sdt>
          <w:sdt>
            <w:sdtPr>
              <w:tag w:val="goog_rdk_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</w:t>
              </w:r>
            </w:sdtContent>
          </w:sdt>
          <w:sdt>
            <w:sdtPr>
              <w:tag w:val="goog_rdk_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80</w:t>
                <w:tab/>
              </w:r>
            </w:sdtContent>
          </w:sdt>
          <w:sdt>
            <w:sdtPr>
              <w:tag w:val="goog_rdk_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20</w:t>
                <w:tab/>
              </w:r>
            </w:sdtContent>
          </w:sdt>
          <w:sdt>
            <w:sdtPr>
              <w:tag w:val="goog_rdk_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</w:t>
              </w:r>
            </w:sdtContent>
          </w:sdt>
          <w:sdt>
            <w:sdtPr>
              <w:tag w:val="goog_rdk_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200</w:t>
              </w:r>
            </w:sdtContent>
          </w:sdt>
        </w:p>
      </w:sdtContent>
    </w:sdt>
    <w:sdt>
      <w:sdtPr>
        <w:tag w:val="goog_rdk_67"/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12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6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Câu 4: </w:t>
              </w:r>
            </w:sdtContent>
          </w:sdt>
          <w:sdt>
            <w:sdtPr>
              <w:tag w:val="goog_rdk_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Trong không gian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38" style="width:28pt;height:16pt" o:ole="" type="#_x0000_t75">
                <v:imagedata r:id="rId27" o:title=""/>
              </v:shape>
              <o:OLEObject DrawAspect="Content" r:id="rId28" ObjectID="_1801769550" ProgID="Equation.DSMT4" ShapeID="_x0000_i1038" Type="Embed"/>
            </w:pict>
          </w:r>
          <w:sdt>
            <w:sdtPr>
              <w:tag w:val="goog_rdk_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, cho hai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39" style="width:49.35pt;height:19.35pt" o:ole="" type="#_x0000_t75">
                <v:imagedata r:id="rId29" o:title=""/>
              </v:shape>
              <o:OLEObject DrawAspect="Content" r:id="rId30" ObjectID="_1801769551" ProgID="Equation.DSMT4" ShapeID="_x0000_i1039" Type="Embed"/>
            </w:pict>
          </w:r>
          <w:sdt>
            <w:sdtPr>
              <w:tag w:val="goog_rdk_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40" style="width:54pt;height:19.35pt" o:ole="" type="#_x0000_t75">
                <v:imagedata r:id="rId31" o:title=""/>
              </v:shape>
              <o:OLEObject DrawAspect="Content" r:id="rId32" ObjectID="_1801769552" ProgID="Equation.DSMT4" ShapeID="_x0000_i1040" Type="Embed"/>
            </w:pict>
          </w:r>
          <w:sdt>
            <w:sdtPr>
              <w:tag w:val="goog_rdk_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41" style="width:23.35pt;height:14pt" o:ole="" type="#_x0000_t75">
                <v:imagedata r:id="rId33" o:title=""/>
              </v:shape>
              <o:OLEObject DrawAspect="Content" r:id="rId34" ObjectID="_1801769553" ProgID="Equation.DSMT4" ShapeID="_x0000_i1041" Type="Embed"/>
            </w:pict>
          </w:r>
          <w:sdt>
            <w:sdtPr>
              <w:tag w:val="goog_rdk_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có phương trình là</w:t>
              </w:r>
            </w:sdtContent>
          </w:sdt>
        </w:p>
      </w:sdtContent>
    </w:sdt>
    <w:sdt>
      <w:sdtPr>
        <w:tag w:val="goog_rdk_72"/>
      </w:sdtPr>
      <w:sdtContent>
        <w:p w:rsidR="00000000" w:rsidDel="00000000" w:rsidP="00000000" w:rsidRDefault="00000000" w:rsidRPr="00000000" w14:paraId="00000027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2" style="width:98pt;height:30.65pt" o:ole="" type="#_x0000_t75">
                <v:imagedata r:id="rId35" o:title=""/>
              </v:shape>
              <o:OLEObject DrawAspect="Content" r:id="rId36" ObjectID="_1801769554" ProgID="Equation.DSMT4" ShapeID="_x0000_i1042" Type="Embed"/>
            </w:pict>
          </w:r>
          <w:sdt>
            <w:sdtPr>
              <w:tag w:val="goog_rdk_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  <w:tab/>
              </w:r>
            </w:sdtContent>
          </w:sdt>
          <w:sdt>
            <w:sdtPr>
              <w:tag w:val="goog_rdk_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3" style="width:98pt;height:30.65pt" o:ole="" type="#_x0000_t75">
                <v:imagedata r:id="rId37" o:title=""/>
              </v:shape>
              <o:OLEObject DrawAspect="Content" r:id="rId38" ObjectID="_1801769555" ProgID="Equation.DSMT4" ShapeID="_x0000_i1043" Type="Embed"/>
            </w:pict>
          </w:r>
          <w:sdt>
            <w:sdtPr>
              <w:tag w:val="goog_rdk_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7"/>
      </w:sdtPr>
      <w:sdtContent>
        <w:p w:rsidR="00000000" w:rsidDel="00000000" w:rsidP="00000000" w:rsidRDefault="00000000" w:rsidRPr="00000000" w14:paraId="00000028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4" style="width:98pt;height:30.65pt" o:ole="" type="#_x0000_t75">
                <v:imagedata r:id="rId39" o:title=""/>
              </v:shape>
              <o:OLEObject DrawAspect="Content" r:id="rId40" ObjectID="_1801769556" ProgID="Equation.DSMT4" ShapeID="_x0000_i1044" Type="Embed"/>
            </w:pict>
          </w:r>
          <w:sdt>
            <w:sdtPr>
              <w:tag w:val="goog_rdk_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  <w:tab/>
              </w:r>
            </w:sdtContent>
          </w:sdt>
          <w:sdt>
            <w:sdtPr>
              <w:tag w:val="goog_rdk_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5" style="width:98pt;height:30.65pt" o:ole="" type="#_x0000_t75">
                <v:imagedata r:id="rId41" o:title=""/>
              </v:shape>
              <o:OLEObject DrawAspect="Content" r:id="rId42" ObjectID="_1801769557" ProgID="Equation.DSMT4" ShapeID="_x0000_i1045" Type="Embed"/>
            </w:pict>
          </w:r>
          <w:sdt>
            <w:sdtPr>
              <w:tag w:val="goog_rdk_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81"/>
      </w:sdtPr>
      <w:sdtContent>
        <w:p w:rsidR="00000000" w:rsidDel="00000000" w:rsidP="00000000" w:rsidRDefault="00000000" w:rsidRPr="00000000" w14:paraId="00000029">
          <w:pPr>
            <w:spacing w:after="0" w:line="24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5: </w:t>
              </w:r>
            </w:sdtContent>
          </w:sdt>
          <w:sdt>
            <w:sdtPr>
              <w:tag w:val="goog_rdk_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6" style="width:48pt;height:18pt" o:ole="" type="#_x0000_t75">
                <v:imagedata r:id="rId43" o:title=""/>
              </v:shape>
              <o:OLEObject DrawAspect="Content" r:id="rId44" ObjectID="_1801769558" ProgID="Equation.DSMT4" ShapeID="_x0000_i1046" Type="Embed"/>
            </w:pict>
          </w:r>
          <w:sdt>
            <w:sdtPr>
              <w:tag w:val="goog_rdk_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bảng biến thiên như sau:</w:t>
              </w:r>
            </w:sdtContent>
          </w:sdt>
        </w:p>
      </w:sdtContent>
    </w:sdt>
    <w:sdt>
      <w:sdtPr>
        <w:tag w:val="goog_rdk_83"/>
      </w:sdtPr>
      <w:sdtContent>
        <w:p w:rsidR="00000000" w:rsidDel="00000000" w:rsidP="00000000" w:rsidRDefault="00000000" w:rsidRPr="00000000" w14:paraId="0000002A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spacing w:line="259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2652437" cy="1349949"/>
                <wp:effectExtent b="0" l="0" r="0" t="0"/>
                <wp:docPr descr="Diagram&#10;&#10;Description automatically generated" id="2141042591" name="image386.png"/>
                <a:graphic>
                  <a:graphicData uri="http://schemas.openxmlformats.org/drawingml/2006/picture">
                    <pic:pic>
                      <pic:nvPicPr>
                        <pic:cNvPr descr="Diagram&#10;&#10;Description automatically generated" id="0" name="image386.png"/>
                        <pic:cNvPicPr preferRelativeResize="0"/>
                      </pic:nvPicPr>
                      <pic:blipFill>
                        <a:blip r:embed="rId77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2437" cy="13499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8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6"/>
      </w:sdtPr>
      <w:sdtContent>
        <w:p w:rsidR="00000000" w:rsidDel="00000000" w:rsidP="00000000" w:rsidRDefault="00000000" w:rsidRPr="00000000" w14:paraId="0000002B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Tiệm cận đứng của đồ thị hàm số đã cho là đường thẳng có phương trình:</w:t>
              </w:r>
            </w:sdtContent>
          </w:sdt>
          <w:sdt>
            <w:sdtPr>
              <w:tag w:val="goog_rdk_8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2C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7" style="width:38.65pt;height:12pt" o:ole="" type="#_x0000_t75">
                <v:imagedata r:id="rId45" o:title=""/>
              </v:shape>
              <o:OLEObject DrawAspect="Content" r:id="rId46" ObjectID="_1801769559" ProgID="Equation.DSMT4" ShapeID="_x0000_i1047" Type="Embed"/>
            </w:pict>
          </w:r>
          <w:sdt>
            <w:sdtPr>
              <w:tag w:val="goog_rdk_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</w:t>
              </w:r>
            </w:sdtContent>
          </w:sdt>
          <w:sdt>
            <w:sdtPr>
              <w:tag w:val="goog_rdk_9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8" style="width:36.65pt;height:18pt" o:ole="" type="#_x0000_t75">
                <v:imagedata r:id="rId47" o:title=""/>
              </v:shape>
              <o:OLEObject DrawAspect="Content" r:id="rId48" ObjectID="_1801769560" ProgID="Equation.DSMT4" ShapeID="_x0000_i1048" Type="Embed"/>
            </w:pict>
          </w:r>
          <w:sdt>
            <w:sdtPr>
              <w:tag w:val="goog_rdk_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</w:t>
              </w:r>
            </w:sdtContent>
          </w:sdt>
          <w:sdt>
            <w:sdtPr>
              <w:tag w:val="goog_rdk_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49" style="width:36.65pt;height:18pt" o:ole="" type="#_x0000_t75">
                <v:imagedata r:id="rId49" o:title=""/>
              </v:shape>
              <o:OLEObject DrawAspect="Content" r:id="rId50" ObjectID="_1801769561" ProgID="Equation.DSMT4" ShapeID="_x0000_i1049" Type="Embed"/>
            </w:pict>
          </w:r>
          <w:sdt>
            <w:sdtPr>
              <w:tag w:val="goog_rdk_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0" style="width:40pt;height:12pt" o:ole="" type="#_x0000_t75">
                <v:imagedata r:id="rId51" o:title=""/>
              </v:shape>
              <o:OLEObject DrawAspect="Content" r:id="rId52" ObjectID="_1801769562" ProgID="Equation.DSMT4" ShapeID="_x0000_i1050" Type="Embed"/>
            </w:pict>
          </w:r>
          <w:sdt>
            <w:sdtPr>
              <w:tag w:val="goog_rdk_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9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3"/>
      </w:sdtPr>
      <w:sdtContent>
        <w:p w:rsidR="00000000" w:rsidDel="00000000" w:rsidP="00000000" w:rsidRDefault="00000000" w:rsidRPr="00000000" w14:paraId="0000002D">
          <w:pPr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6: </w:t>
              </w:r>
            </w:sdtContent>
          </w:sdt>
          <w:sdt>
            <w:sdtPr>
              <w:tag w:val="goog_rdk_1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1" style="width:10pt;height:11.35pt" o:ole="" type="#_x0000_t75">
                <v:imagedata r:id="rId53" o:title=""/>
              </v:shape>
              <o:OLEObject DrawAspect="Content" r:id="rId54" ObjectID="_1801769563" ProgID="Equation.DSMT4" ShapeID="_x0000_i1051" Type="Embed"/>
            </w:pict>
          </w:r>
          <w:sdt>
            <w:sdtPr>
              <w:tag w:val="goog_rdk_1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số thực dương tùy ý,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2" style="width:47.35pt;height:20pt" o:ole="" type="#_x0000_t75">
                <v:imagedata r:id="rId55" o:title=""/>
              </v:shape>
              <o:OLEObject DrawAspect="Content" r:id="rId56" ObjectID="_1801769564" ProgID="Equation.DSMT4" ShapeID="_x0000_i1052" Type="Embed"/>
            </w:pict>
          </w:r>
          <w:sdt>
            <w:sdtPr>
              <w:tag w:val="goog_rdk_1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bằng</w:t>
              </w:r>
            </w:sdtContent>
          </w:sdt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2E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3" style="width:46pt;height:18pt" o:ole="" type="#_x0000_t75">
                <v:imagedata r:id="rId57" o:title=""/>
              </v:shape>
              <o:OLEObject DrawAspect="Content" r:id="rId58" ObjectID="_1801769565" ProgID="Equation.DSMT4" ShapeID="_x0000_i1053" Type="Embed"/>
            </w:pict>
          </w:r>
          <w:sdt>
            <w:sdtPr>
              <w:tag w:val="goog_rdk_1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4" style="width:46.65pt;height:18pt" o:ole="" type="#_x0000_t75">
                <v:imagedata r:id="rId59" o:title=""/>
              </v:shape>
              <o:OLEObject DrawAspect="Content" r:id="rId60" ObjectID="_1801769566" ProgID="Equation.DSMT4" ShapeID="_x0000_i1054" Type="Embed"/>
            </w:pict>
          </w:r>
          <w:sdt>
            <w:sdtPr>
              <w:tag w:val="goog_rdk_1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5" style="width:48pt;height:18pt" o:ole="" type="#_x0000_t75">
                <v:imagedata r:id="rId61" o:title=""/>
              </v:shape>
              <o:OLEObject DrawAspect="Content" r:id="rId62" ObjectID="_1801769567" ProgID="Equation.DSMT4" ShapeID="_x0000_i1055" Type="Embed"/>
            </w:pict>
          </w:r>
          <w:sdt>
            <w:sdtPr>
              <w:tag w:val="goog_rdk_1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6" style="width:48pt;height:18pt" o:ole="" type="#_x0000_t75">
                <v:imagedata r:id="rId63" o:title=""/>
              </v:shape>
              <o:OLEObject DrawAspect="Content" r:id="rId64" ObjectID="_1801769568" ProgID="Equation.DSMT4" ShapeID="_x0000_i1056" Type="Embed"/>
            </w:pict>
          </w:r>
          <w:sdt>
            <w:sdtPr>
              <w:tag w:val="goog_rdk_1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4"/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0"/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7. </w:t>
              </w:r>
            </w:sdtContent>
          </w:sdt>
          <w:sdt>
            <w:sdtPr>
              <w:tag w:val="goog_rdk_1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Trong không gian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7" style="width:29.35pt;height:16pt" o:ole="" type="#_x0000_t75">
                <v:imagedata r:id="rId65" o:title=""/>
              </v:shape>
              <o:OLEObject DrawAspect="Content" r:id="rId66" ObjectID="_1801769569" ProgID="Equation.DSMT4" ShapeID="_x0000_i1057" Type="Embed"/>
            </w:pict>
          </w:r>
          <w:sdt>
            <w:sdtPr>
              <w:tag w:val="goog_rdk_1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phương trình mặt phẳng đi qua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8" style="width:54pt;height:20pt" o:ole="" type="#_x0000_t75">
                <v:imagedata r:id="rId67" o:title=""/>
              </v:shape>
              <o:OLEObject DrawAspect="Content" r:id="rId68" ObjectID="_1801769570" ProgID="Equation.DSMT4" ShapeID="_x0000_i1058" Type="Embed"/>
            </w:pict>
          </w:r>
          <w:sdt>
            <w:sdtPr>
              <w:tag w:val="goog_rdk_1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có vectơ pháp tuyến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59" style="width:54pt;height:21.35pt" o:ole="" type="#_x0000_t75">
                <v:imagedata r:id="rId69" o:title=""/>
              </v:shape>
              <o:OLEObject DrawAspect="Content" r:id="rId70" ObjectID="_1801769571" ProgID="Equation.DSMT4" ShapeID="_x0000_i1059" Type="Embed"/>
            </w:pict>
          </w:r>
          <w:sdt>
            <w:sdtPr>
              <w:tag w:val="goog_rdk_1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 :</w:t>
              </w:r>
            </w:sdtContent>
          </w:sdt>
        </w:p>
      </w:sdtContent>
    </w:sdt>
    <w:sdt>
      <w:sdtPr>
        <w:tag w:val="goog_rdk_126"/>
      </w:sdtPr>
      <w:sdtContent>
        <w:p w:rsidR="00000000" w:rsidDel="00000000" w:rsidP="00000000" w:rsidRDefault="00000000" w:rsidRPr="00000000" w14:paraId="00000031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0" style="width:88pt;height:16pt" o:ole="" type="#_x0000_t75">
                <v:imagedata r:id="rId71" o:title=""/>
              </v:shape>
              <o:OLEObject DrawAspect="Content" r:id="rId72" ObjectID="_1801769572" ProgID="Equation.DSMT4" ShapeID="_x0000_i1060" Type="Embed"/>
            </w:pict>
          </w:r>
          <w:sdt>
            <w:sdtPr>
              <w:tag w:val="goog_rdk_1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1" style="width:88pt;height:16pt" o:ole="" type="#_x0000_t75">
                <v:imagedata r:id="rId73" o:title=""/>
              </v:shape>
              <o:OLEObject DrawAspect="Content" r:id="rId74" ObjectID="_1801769573" ProgID="Equation.DSMT4" ShapeID="_x0000_i1061" Type="Embed"/>
            </w:pict>
          </w:r>
          <w:sdt>
            <w:sdtPr>
              <w:tag w:val="goog_rdk_1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</w:r>
            </w:sdtContent>
          </w:sdt>
        </w:p>
      </w:sdtContent>
    </w:sdt>
    <w:sdt>
      <w:sdtPr>
        <w:tag w:val="goog_rdk_131"/>
      </w:sdtPr>
      <w:sdtContent>
        <w:p w:rsidR="00000000" w:rsidDel="00000000" w:rsidP="00000000" w:rsidRDefault="00000000" w:rsidRPr="00000000" w14:paraId="00000032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2" style="width:100pt;height:16pt" o:ole="" type="#_x0000_t75">
                <v:imagedata r:id="rId75" o:title=""/>
              </v:shape>
              <o:OLEObject DrawAspect="Content" r:id="rId76" ObjectID="_1801769574" ProgID="Equation.DSMT4" ShapeID="_x0000_i1062" Type="Embed"/>
            </w:pict>
          </w:r>
          <w:sdt>
            <w:sdtPr>
              <w:tag w:val="goog_rdk_1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1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3" style="width:100pt;height:16pt" o:ole="" type="#_x0000_t75">
                <v:imagedata r:id="rId77" o:title=""/>
              </v:shape>
              <o:OLEObject DrawAspect="Content" r:id="rId78" ObjectID="_1801769575" ProgID="Equation.DSMT4" ShapeID="_x0000_i1063" Type="Embed"/>
            </w:pict>
          </w:r>
          <w:sdt>
            <w:sdtPr>
              <w:tag w:val="goog_rdk_1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40"/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8: </w:t>
              </w:r>
            </w:sdtContent>
          </w:sdt>
          <w:sdt>
            <w:sdtPr>
              <w:tag w:val="goog_rdk_1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hình chóp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4" style="width:36.65pt;height:14pt" o:ole="" type="#_x0000_t75">
                <v:imagedata r:id="rId79" o:title=""/>
              </v:shape>
              <o:OLEObject DrawAspect="Content" r:id="rId80" ObjectID="_1801769576" ProgID="Equation.DSMT4" ShapeID="_x0000_i1064" Type="Embed"/>
            </w:pict>
          </w:r>
          <w:sdt>
            <w:sdtPr>
              <w:tag w:val="goog_rdk_1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đáy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5" style="width:29.35pt;height:14pt" o:ole="" type="#_x0000_t75">
                <v:imagedata r:id="rId81" o:title=""/>
              </v:shape>
              <o:OLEObject DrawAspect="Content" r:id="rId82" ObjectID="_1801769577" ProgID="Equation.DSMT4" ShapeID="_x0000_i1065" Type="Embed"/>
            </w:pict>
          </w:r>
          <w:sdt>
            <w:sdtPr>
              <w:tag w:val="goog_rdk_1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tam giác vuông tại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066" style="width:12pt;height:12.65pt" o:ole="" type="#_x0000_t75">
                <v:imagedata r:id="rId83" o:title=""/>
              </v:shape>
              <o:OLEObject DrawAspect="Content" r:id="rId84" ObjectID="_1801769578" ProgID="Equation.DSMT4" ShapeID="_x0000_i1066" Type="Embed"/>
            </w:pict>
          </w:r>
          <w:sdt>
            <w:sdtPr>
              <w:tag w:val="goog_rdk_1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cạnh bên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7" style="width:17.35pt;height:14pt" o:ole="" type="#_x0000_t75">
                <v:imagedata r:id="rId85" o:title=""/>
              </v:shape>
              <o:OLEObject DrawAspect="Content" r:id="rId86" ObjectID="_1801769579" ProgID="Equation.DSMT4" ShapeID="_x0000_i1067" Type="Embed"/>
            </w:pict>
          </w:r>
          <w:sdt>
            <w:sdtPr>
              <w:tag w:val="goog_rdk_1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vuông góc với đáy. Khẳng định nào sau đây </w:t>
              </w:r>
            </w:sdtContent>
          </w:sdt>
          <w:sdt>
            <w:sdtPr>
              <w:tag w:val="goog_rdk_1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</w:t>
              </w:r>
            </w:sdtContent>
          </w:sdt>
          <w:sdt>
            <w:sdtPr>
              <w:tag w:val="goog_rdk_1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?</w:t>
              </w:r>
            </w:sdtContent>
          </w:sdt>
        </w:p>
      </w:sdtContent>
    </w:sdt>
    <w:sdt>
      <w:sdtPr>
        <w:tag w:val="goog_rdk_149"/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8" style="width:66.65pt;height:20pt" o:ole="" type="#_x0000_t75">
                <v:imagedata r:id="rId87" o:title=""/>
              </v:shape>
              <o:OLEObject DrawAspect="Content" r:id="rId88" ObjectID="_1801769580" ProgID="Equation.DSMT4" ShapeID="_x0000_i1068" Type="Embed"/>
            </w:pict>
          </w:r>
          <w:sdt>
            <w:sdtPr>
              <w:tag w:val="goog_rdk_1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69" style="width:65.35pt;height:20pt" o:ole="" type="#_x0000_t75">
                <v:imagedata r:id="rId89" o:title=""/>
              </v:shape>
              <o:OLEObject DrawAspect="Content" r:id="rId90" ObjectID="_1801769581" ProgID="Equation.DSMT4" ShapeID="_x0000_i1069" Type="Embed"/>
            </w:pict>
          </w:r>
          <w:sdt>
            <w:sdtPr>
              <w:tag w:val="goog_rdk_1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1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0" style="width:64pt;height:20pt" o:ole="" type="#_x0000_t75">
                <v:imagedata r:id="rId91" o:title=""/>
              </v:shape>
              <o:OLEObject DrawAspect="Content" r:id="rId92" ObjectID="_1801769582" ProgID="Equation.DSMT4" ShapeID="_x0000_i1070" Type="Embed"/>
            </w:pict>
          </w:r>
          <w:sdt>
            <w:sdtPr>
              <w:tag w:val="goog_rdk_1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1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1" style="width:64pt;height:20pt" o:ole="" type="#_x0000_t75">
                <v:imagedata r:id="rId93" o:title=""/>
              </v:shape>
              <o:OLEObject DrawAspect="Content" r:id="rId94" ObjectID="_1801769583" ProgID="Equation.DSMT4" ShapeID="_x0000_i1071" Type="Embed"/>
            </w:pict>
          </w:r>
          <w:sdt>
            <w:sdtPr>
              <w:tag w:val="goog_rdk_1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53"/>
      </w:sdtPr>
      <w:sdtContent>
        <w:p w:rsidR="00000000" w:rsidDel="00000000" w:rsidP="00000000" w:rsidRDefault="00000000" w:rsidRPr="00000000" w14:paraId="00000035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9: </w:t>
              </w:r>
            </w:sdtContent>
          </w:sdt>
          <w:sdt>
            <w:sdtPr>
              <w:tag w:val="goog_rdk_1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Tập nghiệm của bất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072" style="width:32.65pt;height:17.35pt" o:ole="" type="#_x0000_t75">
                <v:imagedata r:id="rId95" o:title=""/>
              </v:shape>
              <o:OLEObject DrawAspect="Content" r:id="rId96" ObjectID="_1801769584" ProgID="Equation.DSMT4" ShapeID="_x0000_i1072" Type="Embed"/>
            </w:pict>
          </w:r>
          <w:sdt>
            <w:sdtPr>
              <w:tag w:val="goog_rdk_1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là:</w:t>
              </w:r>
            </w:sdtContent>
          </w:sdt>
        </w:p>
      </w:sdtContent>
    </w:sdt>
    <w:sdt>
      <w:sdtPr>
        <w:tag w:val="goog_rdk_159"/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3" style="width:38pt;height:18.65pt" o:ole="" type="#_x0000_t75">
                <v:imagedata r:id="rId97" o:title=""/>
              </v:shape>
              <o:OLEObject DrawAspect="Content" r:id="rId98" ObjectID="_1801769585" ProgID="Equation.DSMT4" ShapeID="_x0000_i1073" Type="Embed"/>
            </w:pict>
          </w:r>
          <w:sdt>
            <w:sdtPr>
              <w:tag w:val="goog_rdk_1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4" style="width:29.35pt;height:18.65pt" o:ole="" type="#_x0000_t75">
                <v:imagedata r:id="rId99" o:title=""/>
              </v:shape>
              <o:OLEObject DrawAspect="Content" r:id="rId100" ObjectID="_1801769586" ProgID="Equation.DSMT4" ShapeID="_x0000_i1074" Type="Embed"/>
            </w:pict>
          </w:r>
          <w:sdt>
            <w:sdtPr>
              <w:tag w:val="goog_rdk_1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5" style="width:39.35pt;height:18.65pt" o:ole="" type="#_x0000_t75">
                <v:imagedata r:id="rId101" o:title=""/>
              </v:shape>
              <o:OLEObject DrawAspect="Content" r:id="rId102" ObjectID="_1801769587" ProgID="Equation.DSMT4" ShapeID="_x0000_i1075" Type="Embed"/>
            </w:pict>
          </w:r>
          <w:sdt>
            <w:sdtPr>
              <w:tag w:val="goog_rdk_1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6" style="width:29.35pt;height:18.65pt" o:ole="" type="#_x0000_t75">
                <v:imagedata r:id="rId103" o:title=""/>
              </v:shape>
              <o:OLEObject DrawAspect="Content" r:id="rId104" ObjectID="_1801769588" ProgID="Equation.DSMT4" ShapeID="_x0000_i1076" Type="Embed"/>
            </w:pict>
          </w:r>
          <w:sdt>
            <w:sdtPr>
              <w:tag w:val="goog_rdk_15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66"/>
      </w:sdtPr>
      <w:sdtContent>
        <w:p w:rsidR="00000000" w:rsidDel="00000000" w:rsidP="00000000" w:rsidRDefault="00000000" w:rsidRPr="00000000" w14:paraId="00000037">
          <w:pPr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10: </w:t>
              </w:r>
            </w:sdtContent>
          </w:sdt>
          <w:sdt>
            <w:sdtPr>
              <w:tag w:val="goog_rdk_16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cấp số nhân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7" style="width:24pt;height:18.65pt" o:ole="" type="#_x0000_t75">
                <v:imagedata r:id="rId105" o:title=""/>
              </v:shape>
              <o:OLEObject DrawAspect="Content" r:id="rId106" ObjectID="_1801769589" ProgID="Equation.DSMT4" ShapeID="_x0000_i1077" Type="Embed"/>
            </w:pict>
          </w:r>
          <w:sdt>
            <w:sdtPr>
              <w:tag w:val="goog_rdk_1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8" style="width:30.65pt;height:18pt" o:ole="" type="#_x0000_t75">
                <v:imagedata r:id="rId107" o:title=""/>
              </v:shape>
              <o:OLEObject DrawAspect="Content" r:id="rId108" ObjectID="_1801769590" ProgID="Equation.DSMT4" ShapeID="_x0000_i1078" Type="Embed"/>
            </w:pict>
          </w:r>
          <w:sdt>
            <w:sdtPr>
              <w:tag w:val="goog_rdk_1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công bội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79" style="width:27.35pt;height:16pt" o:ole="" type="#_x0000_t75">
                <v:imagedata r:id="rId109" o:title=""/>
              </v:shape>
              <o:OLEObject DrawAspect="Content" r:id="rId110" ObjectID="_1801769591" ProgID="Equation.DSMT4" ShapeID="_x0000_i1079" Type="Embed"/>
            </w:pict>
          </w:r>
          <w:sdt>
            <w:sdtPr>
              <w:tag w:val="goog_rdk_1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Tìm số hạng thứ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080" style="width:10.65pt;height:12.65pt" o:ole="" type="#_x0000_t75">
                <v:imagedata r:id="rId111" o:title=""/>
              </v:shape>
              <o:OLEObject DrawAspect="Content" r:id="rId112" ObjectID="_1801769592" ProgID="Equation.DSMT4" ShapeID="_x0000_i1080" Type="Embed"/>
            </w:pict>
          </w:r>
          <w:sdt>
            <w:sdtPr>
              <w:tag w:val="goog_rdk_1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của cấp số nhân?</w:t>
              </w:r>
            </w:sdtContent>
          </w:sdt>
        </w:p>
      </w:sdtContent>
    </w:sdt>
    <w:sdt>
      <w:sdtPr>
        <w:tag w:val="goog_rdk_175"/>
      </w:sdtPr>
      <w:sdtContent>
        <w:p w:rsidR="00000000" w:rsidDel="00000000" w:rsidP="00000000" w:rsidRDefault="00000000" w:rsidRPr="00000000" w14:paraId="00000038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081" style="width:16pt;height:12.65pt" o:ole="" type="#_x0000_t75">
                <v:imagedata r:id="rId113" o:title=""/>
              </v:shape>
              <o:OLEObject DrawAspect="Content" r:id="rId114" ObjectID="_1801769593" ProgID="Equation.DSMT4" ShapeID="_x0000_i1081" Type="Embed"/>
            </w:pict>
          </w:r>
          <w:sdt>
            <w:sdtPr>
              <w:tag w:val="goog_rdk_1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1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2" style="width:15.35pt;height:15.35pt" o:ole="" type="#_x0000_t75">
                <v:imagedata r:id="rId115" o:title=""/>
              </v:shape>
              <o:OLEObject DrawAspect="Content" r:id="rId116" ObjectID="_1801769594" ProgID="Equation.DSMT4" ShapeID="_x0000_i1082" Type="Embed"/>
            </w:pict>
          </w:r>
          <w:sdt>
            <w:sdtPr>
              <w:tag w:val="goog_rdk_1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3" style="width:18.65pt;height:15.35pt" o:ole="" type="#_x0000_t75">
                <v:imagedata r:id="rId117" o:title=""/>
              </v:shape>
              <o:OLEObject DrawAspect="Content" r:id="rId118" ObjectID="_1801769595" ProgID="Equation.DSMT4" ShapeID="_x0000_i1083" Type="Embed"/>
            </w:pict>
          </w:r>
          <w:sdt>
            <w:sdtPr>
              <w:tag w:val="goog_rdk_1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4" style="width:15.35pt;height:15.35pt" o:ole="" type="#_x0000_t75">
                <v:imagedata r:id="rId119" o:title=""/>
              </v:shape>
              <o:OLEObject DrawAspect="Content" r:id="rId120" ObjectID="_1801769596" ProgID="Equation.DSMT4" ShapeID="_x0000_i1084" Type="Embed"/>
            </w:pict>
          </w:r>
          <w:sdt>
            <w:sdtPr>
              <w:tag w:val="goog_rdk_1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81"/>
      </w:sdtPr>
      <w:sdtContent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Câu 11: </w:t>
              </w:r>
            </w:sdtContent>
          </w:sdt>
          <w:sdt>
            <w:sdtPr>
              <w:tag w:val="goog_rdk_1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Cho hình lập phương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85" style="width:90pt;height:14pt" o:ole="" type="#_x0000_t75">
                <v:imagedata r:id="rId121" o:title=""/>
              </v:shape>
              <o:OLEObject DrawAspect="Content" r:id="rId122" ObjectID="_1801769597" ProgID="Equation.DSMT4" ShapeID="_x0000_i1085" Type="Embed"/>
            </w:pict>
          </w:r>
          <w:sdt>
            <w:sdtPr>
              <w:tag w:val="goog_rdk_1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(minh họa như hình bên). Mệnh đề nào sau đây </w:t>
              </w:r>
            </w:sdtContent>
          </w:sdt>
          <w:sdt>
            <w:sdtPr>
              <w:tag w:val="goog_rdk_1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sai</w:t>
              </w:r>
            </w:sdtContent>
          </w:sdt>
          <w:sdt>
            <w:sdtPr>
              <w:tag w:val="goog_rdk_1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?</w:t>
              </w:r>
            </w:sdtContent>
          </w:sdt>
        </w:p>
      </w:sdtContent>
    </w:sdt>
    <w:sdt>
      <w:sdtPr>
        <w:tag w:val="goog_rdk_183"/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drawing>
              <wp:inline distB="0" distT="0" distL="0" distR="0">
                <wp:extent cx="1851660" cy="1371600"/>
                <wp:effectExtent b="0" l="0" r="0" t="0"/>
                <wp:docPr descr="Kết quả hình ảnh cho hình lập phương" id="2141042593" name="image384.jpg"/>
                <a:graphic>
                  <a:graphicData uri="http://schemas.openxmlformats.org/drawingml/2006/picture">
                    <pic:pic>
                      <pic:nvPicPr>
                        <pic:cNvPr descr="Kết quả hình ảnh cho hình lập phương" id="0" name="image384.jpg"/>
                        <pic:cNvPicPr preferRelativeResize="0"/>
                      </pic:nvPicPr>
                      <pic:blipFill>
                        <a:blip r:embed="rId77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660" cy="1371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8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1"/>
      </w:sdtPr>
      <w:sdtContent>
        <w:p w:rsidR="00000000" w:rsidDel="00000000" w:rsidP="00000000" w:rsidRDefault="00000000" w:rsidRPr="00000000" w14:paraId="0000003B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1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6" style="width:109.35pt;height:16.65pt" o:ole="" type="#_x0000_t75">
                <v:imagedata r:id="rId123" o:title=""/>
              </v:shape>
              <o:OLEObject DrawAspect="Content" r:id="rId124" ObjectID="_1801769598" ProgID="Equation.DSMT4" ShapeID="_x0000_i1086" Type="Embed"/>
            </w:pict>
          </w:r>
          <w:sdt>
            <w:sdtPr>
              <w:tag w:val="goog_rdk_1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</w:t>
              </w:r>
            </w:sdtContent>
          </w:sdt>
          <w:sdt>
            <w:sdtPr>
              <w:tag w:val="goog_rdk_1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7" style="width:76.65pt;height:16.65pt" o:ole="" type="#_x0000_t75">
                <v:imagedata r:id="rId125" o:title=""/>
              </v:shape>
              <o:OLEObject DrawAspect="Content" r:id="rId126" ObjectID="_1801769599" ProgID="Equation.DSMT4" ShapeID="_x0000_i1087" Type="Embed"/>
            </w:pict>
          </w:r>
          <w:sdt>
            <w:sdtPr>
              <w:tag w:val="goog_rdk_1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8"/>
      </w:sdtPr>
      <w:sdtContent>
        <w:p w:rsidR="00000000" w:rsidDel="00000000" w:rsidP="00000000" w:rsidRDefault="00000000" w:rsidRPr="00000000" w14:paraId="0000003C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1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8" style="width:56pt;height:24pt" o:ole="" type="#_x0000_t75">
                <v:imagedata r:id="rId127" o:title=""/>
              </v:shape>
              <o:OLEObject DrawAspect="Content" r:id="rId128" ObjectID="_1801769600" ProgID="Equation.DSMT4" ShapeID="_x0000_i1088" Type="Embed"/>
            </w:pict>
          </w:r>
          <w:sdt>
            <w:sdtPr>
              <w:tag w:val="goog_rdk_1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                                   D.</w:t>
              </w:r>
            </w:sdtContent>
          </w:sdt>
          <w:sdt>
            <w:sdtPr>
              <w:tag w:val="goog_rdk_1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89" style="width:48pt;height:16.65pt" o:ole="" type="#_x0000_t75">
                <v:imagedata r:id="rId129" o:title=""/>
              </v:shape>
              <o:OLEObject DrawAspect="Content" r:id="rId130" ObjectID="_1801769601" ProgID="Equation.DSMT4" ShapeID="_x0000_i1089" Type="Embed"/>
            </w:pict>
          </w:r>
          <w:sdt>
            <w:sdtPr>
              <w:tag w:val="goog_rdk_1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02"/>
      </w:sdtPr>
      <w:sdtContent>
        <w:p w:rsidR="00000000" w:rsidDel="00000000" w:rsidP="00000000" w:rsidRDefault="00000000" w:rsidRPr="00000000" w14:paraId="0000003D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12: </w:t>
              </w:r>
            </w:sdtContent>
          </w:sdt>
          <w:sdt>
            <w:sdtPr>
              <w:tag w:val="goog_rdk_2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0" style="width:29.35pt;height:18.65pt" o:ole="" type="#_x0000_t75">
                <v:imagedata r:id="rId131" o:title=""/>
              </v:shape>
              <o:OLEObject DrawAspect="Content" r:id="rId132" ObjectID="_1801769602" ProgID="Equation.DSMT4" ShapeID="_x0000_i1090" Type="Embed"/>
            </w:pict>
          </w:r>
          <w:sdt>
            <w:sdtPr>
              <w:tag w:val="goog_rdk_2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bảng xét dấu của đạo hàm như sau</w:t>
              </w:r>
            </w:sdtContent>
          </w:sdt>
        </w:p>
      </w:sdtContent>
    </w:sdt>
    <w:sdt>
      <w:sdtPr>
        <w:tag w:val="goog_rdk_204"/>
      </w:sdtPr>
      <w:sdtContent>
        <w:p w:rsidR="00000000" w:rsidDel="00000000" w:rsidP="00000000" w:rsidRDefault="00000000" w:rsidRPr="00000000" w14:paraId="0000003E">
          <w:pPr>
            <w:spacing w:before="120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4533900" cy="617220"/>
                <wp:effectExtent b="0" l="0" r="0" t="0"/>
                <wp:docPr id="2141042594" name="image387.png"/>
                <a:graphic>
                  <a:graphicData uri="http://schemas.openxmlformats.org/drawingml/2006/picture">
                    <pic:pic>
                      <pic:nvPicPr>
                        <pic:cNvPr id="0" name="image387.png"/>
                        <pic:cNvPicPr preferRelativeResize="0"/>
                      </pic:nvPicPr>
                      <pic:blipFill>
                        <a:blip r:embed="rId77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390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20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7"/>
      </w:sdtPr>
      <w:sdtContent>
        <w:p w:rsidR="00000000" w:rsidDel="00000000" w:rsidP="00000000" w:rsidRDefault="00000000" w:rsidRPr="00000000" w14:paraId="0000003F">
          <w:pPr>
            <w:spacing w:before="12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2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Hàm số đã cho nghịch biến trên khoảng nào dưới đây?</w:t>
              </w:r>
            </w:sdtContent>
          </w:sdt>
          <w:sdt>
            <w:sdtPr>
              <w:tag w:val="goog_rdk_20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6"/>
      </w:sdtPr>
      <w:sdtContent>
        <w:p w:rsidR="00000000" w:rsidDel="00000000" w:rsidP="00000000" w:rsidRDefault="00000000" w:rsidRPr="00000000" w14:paraId="00000040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1" style="width:36.65pt;height:20pt" o:ole="" type="#_x0000_t75">
                <v:imagedata r:id="rId133" o:title=""/>
              </v:shape>
              <o:OLEObject DrawAspect="Content" r:id="rId134" ObjectID="_1801769603" ProgID="Equation.DSMT4" ShapeID="_x0000_i1091" Type="Embed"/>
            </w:pict>
          </w:r>
          <w:sdt>
            <w:sdtPr>
              <w:tag w:val="goog_rdk_2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2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2" style="width:38pt;height:18.65pt" o:ole="" type="#_x0000_t75">
                <v:imagedata r:id="rId135" o:title=""/>
              </v:shape>
              <o:OLEObject DrawAspect="Content" r:id="rId136" ObjectID="_1801769604" ProgID="Equation.DSMT4" ShapeID="_x0000_i1092" Type="Embed"/>
            </w:pict>
          </w:r>
          <w:sdt>
            <w:sdtPr>
              <w:tag w:val="goog_rdk_2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2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3" style="width:29.35pt;height:20pt" o:ole="" type="#_x0000_t75">
                <v:imagedata r:id="rId137" o:title=""/>
              </v:shape>
              <o:OLEObject DrawAspect="Content" r:id="rId138" ObjectID="_1801769605" ProgID="Equation.DSMT4" ShapeID="_x0000_i1093" Type="Embed"/>
            </w:pict>
          </w:r>
          <w:sdt>
            <w:sdtPr>
              <w:tag w:val="goog_rdk_2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2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4" style="width:46.65pt;height:18.65pt" o:ole="" type="#_x0000_t75">
                <v:imagedata r:id="rId139" o:title=""/>
              </v:shape>
              <o:OLEObject DrawAspect="Content" r:id="rId140" ObjectID="_1801769606" ProgID="Equation.DSMT4" ShapeID="_x0000_i1094" Type="Embed"/>
            </w:pict>
          </w:r>
          <w:sdt>
            <w:sdtPr>
              <w:tag w:val="goog_rdk_2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18"/>
      </w:sdtPr>
      <w:sdtContent>
        <w:p w:rsidR="00000000" w:rsidDel="00000000" w:rsidP="00000000" w:rsidRDefault="00000000" w:rsidRPr="00000000" w14:paraId="00000041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1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0"/>
      </w:sdtPr>
      <w:sdtContent>
        <w:p w:rsidR="00000000" w:rsidDel="00000000" w:rsidP="00000000" w:rsidRDefault="00000000" w:rsidRPr="00000000" w14:paraId="00000042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2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PHẦN II. Thí sinh trả lời từ câu 1 đến câu 4. Trong mỗi ý a), b), c), d) ở mỗi câu, thí sinh chọn đúng hoặc sai.</w:t>
              </w:r>
            </w:sdtContent>
          </w:sdt>
        </w:p>
      </w:sdtContent>
    </w:sdt>
    <w:sdt>
      <w:sdtPr>
        <w:tag w:val="goog_rdk_222"/>
      </w:sdtPr>
      <w:sdtContent>
        <w:p w:rsidR="00000000" w:rsidDel="00000000" w:rsidP="00000000" w:rsidRDefault="00000000" w:rsidRPr="00000000" w14:paraId="00000043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22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6"/>
      </w:sdtPr>
      <w:sdtContent>
        <w:p w:rsidR="00000000" w:rsidDel="00000000" w:rsidP="00000000" w:rsidRDefault="00000000" w:rsidRPr="00000000" w14:paraId="00000044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1: </w:t>
              </w:r>
            </w:sdtContent>
          </w:sdt>
          <w:sdt>
            <w:sdtPr>
              <w:tag w:val="goog_rdk_2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93" style="width:86pt;height:16pt" o:ole="" type="#_x0000_t75">
                <v:imagedata r:id="rId141" o:title=""/>
              </v:shape>
              <o:OLEObject DrawAspect="Content" r:id="rId142" ObjectID="_1801769607" ProgID="Equation.DSMT4" ShapeID="_x0000_i3393" Type="Embed"/>
            </w:pict>
          </w:r>
          <w:sdt>
            <w:sdtPr>
              <w:tag w:val="goog_rdk_2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31"/>
      </w:sdtPr>
      <w:sdtContent>
        <w:p w:rsidR="00000000" w:rsidDel="00000000" w:rsidP="00000000" w:rsidRDefault="00000000" w:rsidRPr="00000000" w14:paraId="00000045">
          <w:pPr>
            <w:spacing w:after="0" w:line="240" w:lineRule="auto"/>
            <w:ind w:left="567" w:firstLine="283.9999999999999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2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94" style="width:45.35pt;height:16pt" o:ole="" type="#_x0000_t75">
                <v:imagedata r:id="rId143" o:title=""/>
              </v:shape>
              <o:OLEObject DrawAspect="Content" r:id="rId144" ObjectID="_1801769608" ProgID="Equation.DSMT4" ShapeID="_x0000_i3394" Type="Embed"/>
            </w:pict>
          </w:r>
          <w:sdt>
            <w:sdtPr>
              <w:tag w:val="goog_rdk_2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95" style="width:70pt;height:31.35pt" o:ole="" type="#_x0000_t75">
                <v:imagedata r:id="rId145" o:title=""/>
              </v:shape>
              <o:OLEObject DrawAspect="Content" r:id="rId146" ObjectID="_1801769609" ProgID="Equation.DSMT4" ShapeID="_x0000_i3395" Type="Embed"/>
            </w:pict>
          </w:r>
          <w:sdt>
            <w:sdtPr>
              <w:tag w:val="goog_rdk_2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35"/>
      </w:sdtPr>
      <w:sdtContent>
        <w:p w:rsidR="00000000" w:rsidDel="00000000" w:rsidP="00000000" w:rsidRDefault="00000000" w:rsidRPr="00000000" w14:paraId="00000046">
          <w:pPr>
            <w:spacing w:after="0" w:line="240" w:lineRule="auto"/>
            <w:ind w:left="567" w:firstLine="283.9999999999999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</w:t>
              </w:r>
            </w:sdtContent>
          </w:sdt>
          <w:sdt>
            <w:sdtPr>
              <w:tag w:val="goog_rdk_2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Đạo hàm của hàm số đã cho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72" style="width:88pt;height:16pt" o:ole="" type="#_x0000_t75">
                <v:imagedata r:id="rId147" o:title=""/>
              </v:shape>
              <o:OLEObject DrawAspect="Content" r:id="rId148" ObjectID="_1801769610" ProgID="Equation.DSMT4" ShapeID="_x0000_i4672" Type="Embed"/>
            </w:pict>
          </w:r>
          <w:sdt>
            <w:sdtPr>
              <w:tag w:val="goog_rdk_2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41"/>
      </w:sdtPr>
      <w:sdtContent>
        <w:p w:rsidR="00000000" w:rsidDel="00000000" w:rsidP="00000000" w:rsidRDefault="00000000" w:rsidRPr="00000000" w14:paraId="00000047">
          <w:pPr>
            <w:spacing w:after="0" w:line="240" w:lineRule="auto"/>
            <w:ind w:left="567" w:firstLine="283.9999999999999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2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Nghiệm của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67" style="width:47.35pt;height:16pt" o:ole="" type="#_x0000_t75">
                <v:imagedata r:id="rId149" o:title=""/>
              </v:shape>
              <o:OLEObject DrawAspect="Content" r:id="rId150" ObjectID="_1801769611" ProgID="Equation.DSMT4" ShapeID="_x0000_i4667" Type="Embed"/>
            </w:pict>
          </w:r>
          <w:sdt>
            <w:sdtPr>
              <w:tag w:val="goog_rdk_2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đoạn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68" style="width:33.35pt;height:33.35pt" o:ole="" type="#_x0000_t75">
                <v:imagedata r:id="rId151" o:title=""/>
              </v:shape>
              <o:OLEObject DrawAspect="Content" r:id="rId152" ObjectID="_1801769612" ProgID="Equation.DSMT4" ShapeID="_x0000_i4668" Type="Embed"/>
            </w:pict>
          </w:r>
          <w:sdt>
            <w:sdtPr>
              <w:tag w:val="goog_rdk_2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73" style="width:13.35pt;height:31.35pt" o:ole="" type="#_x0000_t75">
                <v:imagedata r:id="rId153" o:title=""/>
              </v:shape>
              <o:OLEObject DrawAspect="Content" r:id="rId154" ObjectID="_1801769613" ProgID="Equation.DSMT4" ShapeID="_x0000_i4673" Type="Embed"/>
            </w:pict>
          </w:r>
          <w:sdt>
            <w:sdtPr>
              <w:tag w:val="goog_rdk_2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47"/>
      </w:sdtPr>
      <w:sdtContent>
        <w:p w:rsidR="00000000" w:rsidDel="00000000" w:rsidP="00000000" w:rsidRDefault="00000000" w:rsidRPr="00000000" w14:paraId="00000048">
          <w:pPr>
            <w:spacing w:after="0" w:line="240" w:lineRule="auto"/>
            <w:ind w:left="567" w:firstLine="283.9999999999999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2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Giá trị lớn nhất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69" style="width:27.35pt;height:16pt" o:ole="" type="#_x0000_t75">
                <v:imagedata r:id="rId155" o:title=""/>
              </v:shape>
              <o:OLEObject DrawAspect="Content" r:id="rId156" ObjectID="_1801769614" ProgID="Equation.DSMT4" ShapeID="_x0000_i4669" Type="Embed"/>
            </w:pict>
          </w:r>
          <w:sdt>
            <w:sdtPr>
              <w:tag w:val="goog_rdk_2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đoạn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70" style="width:33.35pt;height:33.35pt" o:ole="" type="#_x0000_t75">
                <v:imagedata r:id="rId157" o:title=""/>
              </v:shape>
              <o:OLEObject DrawAspect="Content" r:id="rId158" ObjectID="_1801769615" ProgID="Equation.DSMT4" ShapeID="_x0000_i4670" Type="Embed"/>
            </w:pict>
          </w:r>
          <w:sdt>
            <w:sdtPr>
              <w:tag w:val="goog_rdk_2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4671" style="width:38.65pt;height:30.65pt" o:ole="" type="#_x0000_t75">
                <v:imagedata r:id="rId159" o:title=""/>
              </v:shape>
              <o:OLEObject DrawAspect="Content" r:id="rId160" ObjectID="_1801769616" ProgID="Equation.DSMT4" ShapeID="_x0000_i4671" Type="Embed"/>
            </w:pict>
          </w:r>
          <w:sdt>
            <w:sdtPr>
              <w:tag w:val="goog_rdk_2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52"/>
      </w:sdtPr>
      <w:sdtContent>
        <w:p w:rsidR="00000000" w:rsidDel="00000000" w:rsidP="00000000" w:rsidRDefault="00000000" w:rsidRPr="00000000" w14:paraId="00000049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2. </w:t>
              </w:r>
            </w:sdtContent>
          </w:sdt>
          <w:sdt>
            <w:sdtPr>
              <w:tag w:val="goog_rdk_2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3" style="width:71.35pt;height:16pt" o:ole="" type="#_x0000_t75">
                <v:imagedata r:id="rId161" o:title=""/>
              </v:shape>
              <o:OLEObject DrawAspect="Content" r:id="rId162" ObjectID="_1801769617" ProgID="Equation.DSMT4" ShapeID="_x0000_i3433" Type="Embed"/>
            </w:pict>
          </w:r>
          <w:sdt>
            <w:sdtPr>
              <w:tag w:val="goog_rdk_2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4" style="width:75.35pt;height:31.35pt" o:ole="" type="#_x0000_t75">
                <v:imagedata r:id="rId163" o:title=""/>
              </v:shape>
              <o:OLEObject DrawAspect="Content" r:id="rId164" ObjectID="_1801769618" ProgID="Equation.DSMT4" ShapeID="_x0000_i3434" Type="Embed"/>
            </w:pict>
          </w:r>
          <w:sdt>
            <w:sdtPr>
              <w:tag w:val="goog_rdk_25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57"/>
      </w:sdtPr>
      <w:sdtContent>
        <w:p w:rsidR="00000000" w:rsidDel="00000000" w:rsidP="00000000" w:rsidRDefault="00000000" w:rsidRPr="00000000" w14:paraId="0000004A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2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2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5" style="width:106pt;height:22pt" o:ole="" type="#_x0000_t75">
                <v:imagedata r:id="rId165" o:title=""/>
              </v:shape>
              <o:OLEObject DrawAspect="Content" r:id="rId166" ObjectID="_1801769619" ProgID="Equation.DSMT4" ShapeID="_x0000_i3435" Type="Embed"/>
            </w:pict>
          </w:r>
          <w:sdt>
            <w:sdtPr>
              <w:tag w:val="goog_rdk_25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1"/>
      </w:sdtPr>
      <w:sdtContent>
        <w:p w:rsidR="00000000" w:rsidDel="00000000" w:rsidP="00000000" w:rsidRDefault="00000000" w:rsidRPr="00000000" w14:paraId="0000004B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2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6" style="width:111.35pt;height:22pt" o:ole="" type="#_x0000_t75">
                <v:imagedata r:id="rId167" o:title=""/>
              </v:shape>
              <o:OLEObject DrawAspect="Content" r:id="rId168" ObjectID="_1801769620" ProgID="Equation.DSMT4" ShapeID="_x0000_i3436" Type="Embed"/>
            </w:pict>
          </w:r>
          <w:sdt>
            <w:sdtPr>
              <w:tag w:val="goog_rdk_26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6"/>
      </w:sdtPr>
      <w:sdtContent>
        <w:p w:rsidR="00000000" w:rsidDel="00000000" w:rsidP="00000000" w:rsidRDefault="00000000" w:rsidRPr="00000000" w14:paraId="0000004C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2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2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7" style="width:162pt;height:22pt" o:ole="" type="#_x0000_t75">
                <v:imagedata r:id="rId169" o:title=""/>
              </v:shape>
              <o:OLEObject DrawAspect="Content" r:id="rId170" ObjectID="_1801769621" ProgID="Equation.DSMT4" ShapeID="_x0000_i3437" Type="Embed"/>
            </w:pict>
          </w:r>
          <w:sdt>
            <w:sdtPr>
              <w:tag w:val="goog_rdk_26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3"/>
      </w:sdtPr>
      <w:sdtContent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2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2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8" style="width:108pt;height:33.35pt" o:ole="" type="#_x0000_t75">
                <v:imagedata r:id="rId171" o:title=""/>
              </v:shape>
              <o:OLEObject DrawAspect="Content" r:id="rId172" ObjectID="_1801769622" ProgID="Equation.DSMT4" ShapeID="_x0000_i3438" Type="Embed"/>
            </w:pict>
          </w:r>
          <w:sdt>
            <w:sdtPr>
              <w:tag w:val="goog_rdk_2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(biết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39" style="width:10pt;height:11.35pt" o:ole="" type="#_x0000_t75">
                <v:imagedata r:id="rId173" o:title=""/>
              </v:shape>
              <o:OLEObject DrawAspect="Content" r:id="rId174" ObjectID="_1801769623" ProgID="Equation.DSMT4" ShapeID="_x0000_i3439" Type="Embed"/>
            </w:pict>
          </w:r>
          <w:sdt>
            <w:sdtPr>
              <w:tag w:val="goog_rdk_2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thỏa mãn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40" style="width:42.65pt;height:16pt" o:ole="" type="#_x0000_t75">
                <v:imagedata r:id="rId175" o:title=""/>
              </v:shape>
              <o:OLEObject DrawAspect="Content" r:id="rId176" ObjectID="_1801769624" ProgID="Equation.DSMT4" ShapeID="_x0000_i3440" Type="Embed"/>
            </w:pict>
          </w:r>
          <w:sdt>
            <w:sdtPr>
              <w:tag w:val="goog_rdk_2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).</w:t>
              </w:r>
            </w:sdtContent>
          </w:sdt>
        </w:p>
      </w:sdtContent>
    </w:sdt>
    <w:sdt>
      <w:sdtPr>
        <w:tag w:val="goog_rdk_276"/>
      </w:sdtPr>
      <w:sdtContent>
        <w:p w:rsidR="00000000" w:rsidDel="00000000" w:rsidP="00000000" w:rsidRDefault="00000000" w:rsidRPr="00000000" w14:paraId="0000004E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 </w:t>
              </w:r>
            </w:sdtContent>
          </w:sdt>
          <w:sdt>
            <w:sdtPr>
              <w:tag w:val="goog_rdk_2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Năm 2020, dịch COVID-19 bùng phát trên toàn thế giới. Các nhà khoa học đã phát triển một loại test nhanh để phát hiện virus SARS-CoV-2 gây bệnh COVID-19. Theo thống kê, khi một người nhiễm virus SARS-CoV-2 thì xác suất để test nhanh có kết quả dương tính là 90%. Tuy nhiên, khi một người không nhiễm virus, xác suất để test nhanh vẫn cho kết quả dương tính là 5%. Biết rằng tỷ lệ người nhiễm virus SARS-CoV-2 ở một quốc gia là 2% trong dân số. </w:t>
              </w:r>
            </w:sdtContent>
          </w:sdt>
        </w:p>
      </w:sdtContent>
    </w:sdt>
    <w:sdt>
      <w:sdtPr>
        <w:tag w:val="goog_rdk_278"/>
      </w:sdtPr>
      <w:sdtContent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0" w:line="36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2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Gọi X là biến cố "một người nhiễm virus SARS-CoV-2" và Y là biến cố "một người có kết quả test nhanh dương tính".</w:t>
              </w:r>
            </w:sdtContent>
          </w:sdt>
        </w:p>
      </w:sdtContent>
    </w:sdt>
    <w:sdt>
      <w:sdtPr>
        <w:tag w:val="goog_rdk_281"/>
      </w:sdtPr>
      <w:sdtContent>
        <w:p w:rsidR="00000000" w:rsidDel="00000000" w:rsidP="00000000" w:rsidRDefault="00000000" w:rsidRPr="00000000" w14:paraId="00000050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78" style="width:66pt;height:15.35pt" o:ole="" type="#_x0000_t75">
                <v:imagedata r:id="rId177" o:title=""/>
              </v:shape>
              <o:OLEObject DrawAspect="Content" r:id="rId178" ObjectID="_1801769625" ProgID="Equation.DSMT4" ShapeID="_x0000_i3378" Type="Embed"/>
            </w:pict>
          </w:r>
          <w:sdt>
            <w:sdtPr>
              <w:tag w:val="goog_rdk_28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4"/>
      </w:sdtPr>
      <w:sdtContent>
        <w:p w:rsidR="00000000" w:rsidDel="00000000" w:rsidP="00000000" w:rsidRDefault="00000000" w:rsidRPr="00000000" w14:paraId="00000051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8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79" style="width:72.65pt;height:15.35pt" o:ole="" type="#_x0000_t75">
                <v:imagedata r:id="rId179" o:title=""/>
              </v:shape>
              <o:OLEObject DrawAspect="Content" r:id="rId180" ObjectID="_1801769626" ProgID="Equation.DSMT4" ShapeID="_x0000_i3379" Type="Embed"/>
            </w:pict>
          </w:r>
          <w:sdt>
            <w:sdtPr>
              <w:tag w:val="goog_rdk_2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7"/>
      </w:sdtPr>
      <w:sdtContent>
        <w:p w:rsidR="00000000" w:rsidDel="00000000" w:rsidP="00000000" w:rsidRDefault="00000000" w:rsidRPr="00000000" w14:paraId="00000052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80" style="width:86.65pt;height:15.35pt" o:ole="" type="#_x0000_t75">
                <v:imagedata r:id="rId181" o:title=""/>
              </v:shape>
              <o:OLEObject DrawAspect="Content" r:id="rId182" ObjectID="_1801769627" ProgID="Equation.DSMT4" ShapeID="_x0000_i3380" Type="Embed"/>
            </w:pict>
          </w:r>
          <w:sdt>
            <w:sdtPr>
              <w:tag w:val="goog_rdk_28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90"/>
      </w:sdtPr>
      <w:sdtContent>
        <w:p w:rsidR="00000000" w:rsidDel="00000000" w:rsidP="00000000" w:rsidRDefault="00000000" w:rsidRPr="00000000" w14:paraId="00000053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81" style="width:84pt;height:15.35pt" o:ole="" type="#_x0000_t75">
                <v:imagedata r:id="rId183" o:title=""/>
              </v:shape>
              <o:OLEObject DrawAspect="Content" r:id="rId184" ObjectID="_1801769628" ProgID="Equation.DSMT4" ShapeID="_x0000_i3381" Type="Embed"/>
            </w:pict>
          </w:r>
          <w:sdt>
            <w:sdtPr>
              <w:tag w:val="goog_rdk_2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96"/>
      </w:sdtPr>
      <w:sdtContent>
        <w:p w:rsidR="00000000" w:rsidDel="00000000" w:rsidP="00000000" w:rsidRDefault="00000000" w:rsidRPr="00000000" w14:paraId="00000054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4. </w:t>
              </w:r>
            </w:sdtContent>
          </w:sdt>
          <w:sdt>
            <w:sdtPr>
              <w:tag w:val="goog_rdk_2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Trong không gian với hệ tọa độ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07" style="width:27.35pt;height:15.35pt" o:ole="" type="#_x0000_t75">
                <v:imagedata r:id="rId185" o:title=""/>
              </v:shape>
              <o:OLEObject DrawAspect="Content" r:id="rId186" ObjectID="_1801769629" ProgID="Equation.DSMT4" ShapeID="_x0000_i3407" Type="Embed"/>
            </w:pict>
          </w:r>
          <w:sdt>
            <w:sdtPr>
              <w:tag w:val="goog_rdk_2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cho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08" style="width:44.65pt;height:20.65pt" o:ole="" type="#_x0000_t75">
                <v:imagedata r:id="rId187" o:title=""/>
              </v:shape>
              <o:OLEObject DrawAspect="Content" r:id="rId188" ObjectID="_1801769630" ProgID="Equation.DSMT4" ShapeID="_x0000_i3408" Type="Embed"/>
            </w:pict>
          </w:r>
          <w:sdt>
            <w:sdtPr>
              <w:tag w:val="goog_rdk_2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09" style="width:81.35pt;height:54.65pt" o:ole="" type="#_x0000_t75">
                <v:imagedata r:id="rId189" o:title=""/>
              </v:shape>
              <o:OLEObject DrawAspect="Content" r:id="rId190" ObjectID="_1801769631" ProgID="Equation.DSMT4" ShapeID="_x0000_i3409" Type="Embed"/>
            </w:pict>
          </w:r>
          <w:sdt>
            <w:sdtPr>
              <w:tag w:val="goog_rdk_2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</w:p>
      </w:sdtContent>
    </w:sdt>
    <w:sdt>
      <w:sdtPr>
        <w:tag w:val="goog_rdk_301"/>
      </w:sdtPr>
      <w:sdtContent>
        <w:p w:rsidR="00000000" w:rsidDel="00000000" w:rsidP="00000000" w:rsidRDefault="00000000" w:rsidRPr="00000000" w14:paraId="00000055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2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29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2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d nhận vectơ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18" style="width:70pt;height:21.35pt" o:ole="" type="#_x0000_t75">
                <v:imagedata r:id="rId191" o:title=""/>
              </v:shape>
              <o:OLEObject DrawAspect="Content" r:id="rId192" ObjectID="_1801769632" ProgID="Equation.DSMT4" ShapeID="_x0000_i3418" Type="Embed"/>
            </w:pict>
          </w:r>
          <w:sdt>
            <w:sdtPr>
              <w:tag w:val="goog_rdk_3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làm vectơ chỉ phương.</w:t>
              </w:r>
            </w:sdtContent>
          </w:sdt>
        </w:p>
      </w:sdtContent>
    </w:sdt>
    <w:sdt>
      <w:sdtPr>
        <w:tag w:val="goog_rdk_306"/>
      </w:sdtPr>
      <w:sdtContent>
        <w:p w:rsidR="00000000" w:rsidDel="00000000" w:rsidP="00000000" w:rsidRDefault="00000000" w:rsidRPr="00000000" w14:paraId="00000056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3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</w:t>
              </w:r>
            </w:sdtContent>
          </w:sdt>
          <w:sdt>
            <w:sdtPr>
              <w:tag w:val="goog_rdk_3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d đi qua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19" style="width:53.35pt;height:20pt" o:ole="" type="#_x0000_t75">
                <v:imagedata r:id="rId193" o:title=""/>
              </v:shape>
              <o:OLEObject DrawAspect="Content" r:id="rId194" ObjectID="_1801769633" ProgID="Equation.DSMT4" ShapeID="_x0000_i3419" Type="Embed"/>
            </w:pict>
          </w:r>
          <w:sdt>
            <w:sdtPr>
              <w:tag w:val="goog_rdk_30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11"/>
      </w:sdtPr>
      <w:sdtContent>
        <w:p w:rsidR="00000000" w:rsidDel="00000000" w:rsidP="00000000" w:rsidRDefault="00000000" w:rsidRPr="00000000" w14:paraId="00000057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3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3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20" style="width:74pt;height:56pt" o:ole="" type="#_x0000_t75">
                <v:imagedata r:id="rId195" o:title=""/>
              </v:shape>
              <o:OLEObject DrawAspect="Content" r:id="rId196" ObjectID="_1801769634" ProgID="Equation.DSMT4" ShapeID="_x0000_i3420" Type="Embed"/>
            </w:pict>
          </w:r>
          <w:sdt>
            <w:sdtPr>
              <w:tag w:val="goog_rdk_3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song song với đường thẳng d</w:t>
              </w:r>
            </w:sdtContent>
          </w:sdt>
        </w:p>
      </w:sdtContent>
    </w:sdt>
    <w:sdt>
      <w:sdtPr>
        <w:tag w:val="goog_rdk_317"/>
      </w:sdtPr>
      <w:sdtContent>
        <w:p w:rsidR="00000000" w:rsidDel="00000000" w:rsidP="00000000" w:rsidRDefault="00000000" w:rsidRPr="00000000" w14:paraId="00000058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3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3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Tọa độ hình chiếu vuông góc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421" style="width:12pt;height:14pt" o:ole="" type="#_x0000_t75">
                <v:imagedata r:id="rId197" o:title=""/>
              </v:shape>
              <o:OLEObject DrawAspect="Content" r:id="rId198" ObjectID="_1801769635" ProgID="Equation.DSMT4" ShapeID="_x0000_i3421" Type="Embed"/>
            </w:pict>
          </w:r>
          <w:sdt>
            <w:sdtPr>
              <w:tag w:val="goog_rdk_3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lên d là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422" style="width:56pt;height:20pt" o:ole="" type="#_x0000_t75">
                <v:imagedata r:id="rId199" o:title=""/>
              </v:shape>
              <o:OLEObject DrawAspect="Content" r:id="rId200" ObjectID="_1801769636" ProgID="Equation.DSMT4" ShapeID="_x0000_i3422" Type="Embed"/>
            </w:pict>
          </w:r>
          <w:sdt>
            <w:sdtPr>
              <w:tag w:val="goog_rdk_3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319"/>
      </w:sdtPr>
      <w:sdtContent>
        <w:p w:rsidR="00000000" w:rsidDel="00000000" w:rsidP="00000000" w:rsidRDefault="00000000" w:rsidRPr="00000000" w14:paraId="00000059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31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21"/>
      </w:sdtPr>
      <w:sdtContent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3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PHẦN III. Thí sinh trả lời từ câu 1 đến câu 6.</w:t>
              </w:r>
            </w:sdtContent>
          </w:sdt>
        </w:p>
      </w:sdtContent>
    </w:sdt>
    <w:sdt>
      <w:sdtPr>
        <w:tag w:val="goog_rdk_335"/>
      </w:sdtPr>
      <w:sdtContent>
        <w:p w:rsidR="00000000" w:rsidDel="00000000" w:rsidP="00000000" w:rsidRDefault="00000000" w:rsidRPr="00000000" w14:paraId="0000005B">
          <w:pPr>
            <w:tabs>
              <w:tab w:val="left" w:leader="none" w:pos="992"/>
            </w:tabs>
            <w:spacing w:after="0" w:before="120" w:line="24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3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1. </w:t>
              </w:r>
            </w:sdtContent>
          </w:sdt>
          <w:sdt>
            <w:sdtPr>
              <w:tag w:val="goog_rdk_3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hình chóp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0" style="width:45.35pt;height:14.65pt" o:ole="" type="#_x0000_t75">
                <v:imagedata r:id="rId201" o:title=""/>
              </v:shape>
              <o:OLEObject DrawAspect="Content" r:id="rId202" ObjectID="_1801769637" ProgID="Equation.DSMT4" ShapeID="_x0000_i3280" Type="Embed"/>
            </w:pict>
          </w:r>
          <w:sdt>
            <w:sdtPr>
              <w:tag w:val="goog_rdk_3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đáy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1" style="width:36pt;height:14.65pt" o:ole="" type="#_x0000_t75">
                <v:imagedata r:id="rId203" o:title=""/>
              </v:shape>
              <o:OLEObject DrawAspect="Content" r:id="rId204" ObjectID="_1801769638" ProgID="Equation.DSMT4" ShapeID="_x0000_i3281" Type="Embed"/>
            </w:pict>
          </w:r>
          <w:sdt>
            <w:sdtPr>
              <w:tag w:val="goog_rdk_3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hình chữ nhật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2" style="width:39.35pt;height:14.65pt" o:ole="" type="#_x0000_t75">
                <v:imagedata r:id="rId205" o:title=""/>
              </v:shape>
              <o:OLEObject DrawAspect="Content" r:id="rId206" ObjectID="_1801769639" ProgID="Equation.DSMT4" ShapeID="_x0000_i3282" Type="Embed"/>
            </w:pict>
          </w:r>
          <w:sdt>
            <w:sdtPr>
              <w:tag w:val="goog_rdk_3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3" style="width:47.35pt;height:14.65pt" o:ole="" type="#_x0000_t75">
                <v:imagedata r:id="rId207" o:title=""/>
              </v:shape>
              <o:OLEObject DrawAspect="Content" r:id="rId208" ObjectID="_1801769640" ProgID="Equation.DSMT4" ShapeID="_x0000_i3283" Type="Embed"/>
            </w:pict>
          </w:r>
          <w:sdt>
            <w:sdtPr>
              <w:tag w:val="goog_rdk_3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4" style="width:17.35pt;height:14.65pt" o:ole="" type="#_x0000_t75">
                <v:imagedata r:id="rId209" o:title=""/>
              </v:shape>
              <o:OLEObject DrawAspect="Content" r:id="rId210" ObjectID="_1801769641" ProgID="Equation.DSMT4" ShapeID="_x0000_i3284" Type="Embed"/>
            </w:pict>
          </w:r>
          <w:sdt>
            <w:sdtPr>
              <w:tag w:val="goog_rdk_3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vuông góc với đáy, khoảng cách từ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285" style="width:12pt;height:12.65pt" o:ole="" type="#_x0000_t75">
                <v:imagedata r:id="rId211" o:title=""/>
              </v:shape>
              <o:OLEObject DrawAspect="Content" r:id="rId212" ObjectID="_1801769642" ProgID="Equation.DSMT4" ShapeID="_x0000_i3285" Type="Embed"/>
            </w:pict>
          </w:r>
          <w:sdt>
            <w:sdtPr>
              <w:tag w:val="goog_rdk_3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đến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6" style="width:35.35pt;height:20.65pt" o:ole="" type="#_x0000_t75">
                <v:imagedata r:id="rId213" o:title=""/>
              </v:shape>
              <o:OLEObject DrawAspect="Content" r:id="rId214" ObjectID="_1801769643" ProgID="Equation.DSMT4" ShapeID="_x0000_i3286" Type="Embed"/>
            </w:pict>
          </w:r>
          <w:sdt>
            <w:sdtPr>
              <w:tag w:val="goog_rdk_3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7" style="width:12pt;height:30.65pt" o:ole="" type="#_x0000_t75">
                <v:imagedata r:id="rId215" o:title=""/>
              </v:shape>
              <o:OLEObject DrawAspect="Content" r:id="rId216" ObjectID="_1801769644" ProgID="Equation.DSMT4" ShapeID="_x0000_i3287" Type="Embed"/>
            </w:pict>
          </w:r>
          <w:sdt>
            <w:sdtPr>
              <w:tag w:val="goog_rdk_3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Thể tích của khối chóp theo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288" style="width:9.35pt;height:11.35pt" o:ole="" type="#_x0000_t75">
                <v:imagedata r:id="rId217" o:title=""/>
              </v:shape>
              <o:OLEObject DrawAspect="Content" r:id="rId218" ObjectID="_1801769645" ProgID="Equation.DSMT4" ShapeID="_x0000_i3288" Type="Embed"/>
            </w:pict>
          </w:r>
          <w:sdt>
            <w:sdtPr>
              <w:tag w:val="goog_rdk_3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dạng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06" style="width:38pt;height:36pt" o:ole="" type="#_x0000_t75">
                <v:imagedata r:id="rId219" o:title=""/>
              </v:shape>
              <o:OLEObject DrawAspect="Content" r:id="rId220" ObjectID="_1801769646" ProgID="Equation.DSMT4" ShapeID="_x0000_i3306" Type="Embed"/>
            </w:pict>
          </w:r>
          <w:sdt>
            <w:sdtPr>
              <w:tag w:val="goog_rdk_3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Khi đó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07" style="width:77.35pt;height:16pt" o:ole="" type="#_x0000_t75">
                <v:imagedata r:id="rId221" o:title=""/>
              </v:shape>
              <o:OLEObject DrawAspect="Content" r:id="rId222" ObjectID="_1801769647" ProgID="Equation.DSMT4" ShapeID="_x0000_i3307" Type="Embed"/>
            </w:pict>
          </w:r>
          <w:sdt>
            <w:sdtPr>
              <w:tag w:val="goog_rdk_33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39"/>
      </w:sdtPr>
      <w:sdtContent>
        <w:p w:rsidR="00000000" w:rsidDel="00000000" w:rsidP="00000000" w:rsidRDefault="00000000" w:rsidRPr="00000000" w14:paraId="0000005C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2. </w:t>
              </w:r>
            </w:sdtContent>
          </w:sdt>
          <w:sdt>
            <w:sdtPr>
              <w:tag w:val="goog_rdk_3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09" style="width:48pt;height:20pt" o:ole="" type="#_x0000_t75">
                <v:imagedata r:id="rId223" o:title=""/>
              </v:shape>
              <o:OLEObject DrawAspect="Content" r:id="rId224" ObjectID="_1801769648" ProgID="Equation.DSMT4" ShapeID="_x0000_i3309" Type="Embed"/>
            </w:pict>
          </w:r>
          <w:sdt>
            <w:sdtPr>
              <w:tag w:val="goog_rdk_3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đồ thị như hình vẽ bên dưới.</w:t>
              </w:r>
            </w:sdtContent>
          </w:sdt>
        </w:p>
      </w:sdtContent>
    </w:sdt>
    <w:sdt>
      <w:sdtPr>
        <w:tag w:val="goog_rdk_341"/>
      </w:sdtPr>
      <w:sdtContent>
        <w:p w:rsidR="00000000" w:rsidDel="00000000" w:rsidP="00000000" w:rsidRDefault="00000000" w:rsidRPr="00000000" w14:paraId="0000005D">
          <w:pPr>
            <w:spacing w:before="120" w:line="276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3289098" cy="2068949"/>
                <wp:effectExtent b="0" l="0" r="0" t="0"/>
                <wp:docPr id="2141042598" name="image394.jpg"/>
                <a:graphic>
                  <a:graphicData uri="http://schemas.openxmlformats.org/drawingml/2006/picture">
                    <pic:pic>
                      <pic:nvPicPr>
                        <pic:cNvPr id="0" name="image394.jpg"/>
                        <pic:cNvPicPr preferRelativeResize="0"/>
                      </pic:nvPicPr>
                      <pic:blipFill>
                        <a:blip r:embed="rId77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9098" cy="20689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34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46"/>
      </w:sdtPr>
      <w:sdtContent>
        <w:p w:rsidR="00000000" w:rsidDel="00000000" w:rsidP="00000000" w:rsidRDefault="00000000" w:rsidRPr="00000000" w14:paraId="0000005E">
          <w:pPr>
            <w:spacing w:before="120" w:line="276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3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Số giá trị nguyên dương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10" style="width:14pt;height:11.35pt" o:ole="" type="#_x0000_t75">
                <v:imagedata r:id="rId225" o:title=""/>
              </v:shape>
              <o:OLEObject DrawAspect="Content" r:id="rId226" ObjectID="_1801769649" ProgID="Equation.DSMT4" ShapeID="_x0000_i3310" Type="Embed"/>
            </w:pict>
          </w:r>
          <w:sdt>
            <w:sdtPr>
              <w:tag w:val="goog_rdk_3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để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11" style="width:108.65pt;height:22pt" o:ole="" type="#_x0000_t75">
                <v:imagedata r:id="rId227" o:title=""/>
              </v:shape>
              <o:OLEObject DrawAspect="Content" r:id="rId228" ObjectID="_1801769650" ProgID="Equation.DSMT4" ShapeID="_x0000_i3311" Type="Embed"/>
            </w:pict>
          </w:r>
          <w:sdt>
            <w:sdtPr>
              <w:tag w:val="goog_rdk_3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nghiệm?</w:t>
              </w:r>
            </w:sdtContent>
          </w:sdt>
          <w:sdt>
            <w:sdtPr>
              <w:tag w:val="goog_rdk_34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61"/>
      </w:sdtPr>
      <w:sdtContent>
        <w:p w:rsidR="00000000" w:rsidDel="00000000" w:rsidP="00000000" w:rsidRDefault="00000000" w:rsidRPr="00000000" w14:paraId="0000005F">
          <w:pPr>
            <w:spacing w:after="0" w:before="24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</w:t>
              </w:r>
            </w:sdtContent>
          </w:sdt>
          <w:sdt>
            <w:sdtPr>
              <w:tag w:val="goog_rdk_3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Một tấm sắt tròn được treo song song với mặt phẳng nằm ngang bởi ba sợi dây không giãn xuất phát từ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24" style="width:12pt;height:14.65pt" o:ole="" type="#_x0000_t75">
                <v:imagedata r:id="rId229" o:title=""/>
              </v:shape>
              <o:OLEObject DrawAspect="Content" r:id="rId230" ObjectID="_1801769651" ProgID="Equation.DSMT4" ShapeID="_x0000_i3324" Type="Embed"/>
            </w:pict>
          </w:r>
          <w:sdt>
            <w:sdtPr>
              <w:tag w:val="goog_rdk_3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trên trần nhà và lần lượt buộc vào ba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25" style="width:36pt;height:16pt" o:ole="" type="#_x0000_t75">
                <v:imagedata r:id="rId231" o:title=""/>
              </v:shape>
              <o:OLEObject DrawAspect="Content" r:id="rId232" ObjectID="_1801769652" ProgID="Equation.DSMT4" ShapeID="_x0000_i3325" Type="Embed"/>
            </w:pict>
          </w:r>
          <w:sdt>
            <w:sdtPr>
              <w:tag w:val="goog_rdk_3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trên tấm sắt tròn sao cho các lực căng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26" style="width:44pt;height:20.65pt" o:ole="" type="#_x0000_t75">
                <v:imagedata r:id="rId233" o:title=""/>
              </v:shape>
              <o:OLEObject DrawAspect="Content" r:id="rId234" ObjectID="_1801769653" ProgID="Equation.DSMT4" ShapeID="_x0000_i3326" Type="Embed"/>
            </w:pict>
          </w:r>
          <w:sdt>
            <w:sdtPr>
              <w:tag w:val="goog_rdk_3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lần lượt trên mỗi dây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27" style="width:58.65pt;height:16pt" o:ole="" type="#_x0000_t75">
                <v:imagedata r:id="rId235" o:title=""/>
              </v:shape>
              <o:OLEObject DrawAspect="Content" r:id="rId236" ObjectID="_1801769654" ProgID="Equation.DSMT4" ShapeID="_x0000_i3327" Type="Embed"/>
            </w:pict>
          </w:r>
          <w:sdt>
            <w:sdtPr>
              <w:tag w:val="goog_rdk_3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đôi một vuông góc với nhau và có độ lớn bằng nhau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28" style="width:69.35pt;height:24pt" o:ole="" type="#_x0000_t75">
                <v:imagedata r:id="rId237" o:title=""/>
              </v:shape>
              <o:OLEObject DrawAspect="Content" r:id="rId238" ObjectID="_1801769655" ProgID="Equation.DSMT4" ShapeID="_x0000_i3328" Type="Embed"/>
            </w:pict>
          </w:r>
          <w:sdt>
            <w:sdtPr>
              <w:tag w:val="goog_rdk_3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. Biết trọng lượng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  <w:vertAlign w:val="baseline"/>
                </w:rPr>
              </w:rPrChange>
            </w:rPr>
            <w:pict>
              <v:shape id="_x0000_i3329" style="width:12pt;height:13.35pt" o:ole="" type="#_x0000_t75">
                <v:imagedata r:id="rId239" o:title=""/>
              </v:shape>
              <o:OLEObject DrawAspect="Content" r:id="rId240" ObjectID="_1801769656" ProgID="Equation.DSMT4" ShapeID="_x0000_i3329" Type="Embed"/>
            </w:pict>
          </w:r>
          <w:sdt>
            <w:sdtPr>
              <w:tag w:val="goog_rdk_3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của tấm sắt tròn đó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330" style="width:60.65pt;height:21.35pt" o:ole="" type="#_x0000_t75">
                <v:imagedata r:id="rId241" o:title=""/>
              </v:shape>
              <o:OLEObject DrawAspect="Content" r:id="rId242" ObjectID="_1801769657" ProgID="Equation.DSMT4" ShapeID="_x0000_i3330" Type="Embed"/>
            </w:pict>
          </w:r>
          <w:sdt>
            <w:sdtPr>
              <w:tag w:val="goog_rdk_3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(xem hình vẽ).</w:t>
              </w:r>
            </w:sdtContent>
          </w:sdt>
        </w:p>
      </w:sdtContent>
    </w:sdt>
    <w:sdt>
      <w:sdtPr>
        <w:tag w:val="goog_rdk_364"/>
      </w:sdtPr>
      <w:sdtContent>
        <w:p w:rsidR="00000000" w:rsidDel="00000000" w:rsidP="00000000" w:rsidRDefault="00000000" w:rsidRPr="00000000" w14:paraId="00000060">
          <w:pPr>
            <w:tabs>
              <w:tab w:val="left" w:leader="none" w:pos="0"/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5400"/>
              <w:tab w:val="left" w:leader="none" w:pos="7920"/>
            </w:tabs>
            <w:spacing w:after="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                                                            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1685925" cy="2114550"/>
                <wp:effectExtent b="0" l="0" r="0" t="0"/>
                <wp:docPr descr="A diagram of a triangle with arrows&#10;&#10;Description automatically generated" id="2141042600" name="image392.png"/>
                <a:graphic>
                  <a:graphicData uri="http://schemas.openxmlformats.org/drawingml/2006/picture">
                    <pic:pic>
                      <pic:nvPicPr>
                        <pic:cNvPr descr="A diagram of a triangle with arrows&#10;&#10;Description automatically generated" id="0" name="image392.png"/>
                        <pic:cNvPicPr preferRelativeResize="0"/>
                      </pic:nvPicPr>
                      <pic:blipFill>
                        <a:blip r:embed="rId77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2114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36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66"/>
      </w:sdtPr>
      <w:sdtContent>
        <w:p w:rsidR="00000000" w:rsidDel="00000000" w:rsidP="00000000" w:rsidRDefault="00000000" w:rsidRPr="00000000" w14:paraId="00000061">
          <w:pPr>
            <w:tabs>
              <w:tab w:val="left" w:leader="none" w:pos="0"/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5400"/>
              <w:tab w:val="left" w:leader="none" w:pos="7920"/>
            </w:tabs>
            <w:spacing w:after="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Tính lực căng của dây treo tấm sắt tròn đó.</w:t>
              </w:r>
            </w:sdtContent>
          </w:sdt>
        </w:p>
      </w:sdtContent>
    </w:sdt>
    <w:sdt>
      <w:sdtPr>
        <w:tag w:val="goog_rdk_374"/>
      </w:sdtPr>
      <w:sdtContent>
        <w:p w:rsidR="00000000" w:rsidDel="00000000" w:rsidP="00000000" w:rsidRDefault="00000000" w:rsidRPr="00000000" w14:paraId="00000062">
          <w:pPr>
            <w:spacing w:after="0" w:before="120"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  <w:highlight w:val="white"/>
                </w:rPr>
              </w:rPrChange>
            </w:rPr>
          </w:pPr>
          <w:sdt>
            <w:sdtPr>
              <w:tag w:val="goog_rdk_3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4. </w:t>
              </w:r>
            </w:sdtContent>
          </w:sdt>
          <w:sdt>
            <w:sdtPr>
              <w:tag w:val="goog_rdk_3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N</w:t>
              </w:r>
            </w:sdtContent>
          </w:sdt>
          <w:sdt>
            <w:sdtPr>
              <w:tag w:val="goog_rdk_3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  <w:highlight w:val="white"/>
                    </w:rPr>
                  </w:rPrChange>
                </w:rPr>
                <w:t xml:space="preserve">gười ta dự định lắp kính cho cửa của một mái vòm có dạng hình parabol. Hãy tính diện tích mặt kính cần lắp vào, biết rằng vòm cửa cao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521" style="width:15.35pt;height:14pt" o:ole="" type="#_x0000_t75">
                <v:imagedata r:id="rId243" o:title=""/>
              </v:shape>
              <o:OLEObject DrawAspect="Content" r:id="rId244" ObjectID="_1801769658" ProgID="Equation.DSMT4" ShapeID="_x0000_i3521" Type="Embed"/>
            </w:pict>
          </w:r>
          <w:sdt>
            <w:sdtPr>
              <w:tag w:val="goog_rdk_3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m và rộng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522" style="width:16.65pt;height:14pt" o:ole="" type="#_x0000_t75">
                <v:imagedata r:id="rId245" o:title=""/>
              </v:shape>
              <o:OLEObject DrawAspect="Content" r:id="rId246" ObjectID="_1801769659" ProgID="Equation.DSMT4" ShapeID="_x0000_i3522" Type="Embed"/>
            </w:pict>
          </w:r>
          <w:sdt>
            <w:sdtPr>
              <w:tag w:val="goog_rdk_3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m (</w:t>
              </w:r>
            </w:sdtContent>
          </w:sdt>
          <w:sdt>
            <w:sdtPr>
              <w:tag w:val="goog_rdk_3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Hình bên dưới)</w:t>
              </w:r>
            </w:sdtContent>
          </w:sdt>
          <w:sdt>
            <w:sdtPr>
              <w:tag w:val="goog_rdk_37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76"/>
      </w:sdtPr>
      <w:sdtContent>
        <w:p w:rsidR="00000000" w:rsidDel="00000000" w:rsidP="00000000" w:rsidRDefault="00000000" w:rsidRPr="00000000" w14:paraId="00000063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ff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2876550" cy="2266950"/>
                <wp:effectExtent b="0" l="0" r="0" t="0"/>
                <wp:docPr descr="Bài 7 trang 41 Toán 12 Cánh diều Tập 2 | Giải Toán 12" id="2141042599" name="image385.png"/>
                <a:graphic>
                  <a:graphicData uri="http://schemas.openxmlformats.org/drawingml/2006/picture">
                    <pic:pic>
                      <pic:nvPicPr>
                        <pic:cNvPr descr="Bài 7 trang 41 Toán 12 Cánh diều Tập 2 | Giải Toán 12" id="0" name="image385.png"/>
                        <pic:cNvPicPr preferRelativeResize="0"/>
                      </pic:nvPicPr>
                      <pic:blipFill>
                        <a:blip r:embed="rId77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37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80"/>
      </w:sdtPr>
      <w:sdtContent>
        <w:p w:rsidR="00000000" w:rsidDel="00000000" w:rsidP="00000000" w:rsidRDefault="00000000" w:rsidRPr="00000000" w14:paraId="00000064">
          <w:pPr>
            <w:widowControl w:val="0"/>
            <w:tabs>
              <w:tab w:val="left" w:leader="none" w:pos="2580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5. </w:t>
              </w:r>
            </w:sdtContent>
          </w:sdt>
          <w:sdt>
            <w:sdtPr>
              <w:tag w:val="goog_rdk_3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Bạn An làm hai cái bánh là hai khối trụ bằng nhau có tổng thể tích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94" style="width:52pt;height:18pt" o:ole="" type="#_x0000_t75">
                <v:imagedata r:id="rId247" o:title=""/>
              </v:shape>
              <o:OLEObject DrawAspect="Content" r:id="rId248" ObjectID="_1801769660" ProgID="Equation.DSMT4" ShapeID="_x0000_i3794" Type="Embed"/>
            </w:pict>
          </w:r>
          <w:sdt>
            <w:sdtPr>
              <w:tag w:val="goog_rdk_3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dùng giấy carton làm một cái hộp hình hộp chữ nhật (có đủ 6 mặt) để đựng vừa khít hai cái bánh như hình vẽ. Tính diện tích nhỏ nhất của giấy carton dùng trong việc nêu trên.</w:t>
              </w:r>
            </w:sdtContent>
          </w:sdt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2701925</wp:posOffset>
                </wp:positionH>
                <wp:positionV relativeFrom="paragraph">
                  <wp:posOffset>167640</wp:posOffset>
                </wp:positionV>
                <wp:extent cx="3459480" cy="1379220"/>
                <wp:effectExtent b="0" l="0" r="0" t="0"/>
                <wp:wrapSquare wrapText="bothSides" distB="0" distT="0" distL="114300" distR="114300"/>
                <wp:docPr id="2141042590" name="image388.png"/>
                <a:graphic>
                  <a:graphicData uri="http://schemas.openxmlformats.org/drawingml/2006/picture">
                    <pic:pic>
                      <pic:nvPicPr>
                        <pic:cNvPr id="0" name="image388.png"/>
                        <pic:cNvPicPr preferRelativeResize="0"/>
                      </pic:nvPicPr>
                      <pic:blipFill>
                        <a:blip r:embed="rId77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9480" cy="137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382"/>
      </w:sdtPr>
      <w:sdtContent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left" w:leader="none" w:pos="992"/>
              <w:tab w:val="left" w:leader="none" w:pos="2880"/>
              <w:tab w:val="left" w:leader="none" w:pos="5400"/>
              <w:tab w:val="left" w:leader="none" w:pos="7920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8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84"/>
      </w:sdtPr>
      <w:sdtContent>
        <w:p w:rsidR="00000000" w:rsidDel="00000000" w:rsidP="00000000" w:rsidRDefault="00000000" w:rsidRPr="00000000" w14:paraId="00000066">
          <w:pPr>
            <w:tabs>
              <w:tab w:val="left" w:leader="none" w:pos="360"/>
              <w:tab w:val="left" w:leader="none" w:pos="2880"/>
              <w:tab w:val="left" w:leader="none" w:pos="5400"/>
              <w:tab w:val="left" w:leader="none" w:pos="7920"/>
            </w:tabs>
            <w:spacing w:line="36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</w:pPr>
          <w:sdt>
            <w:sdtPr>
              <w:tag w:val="goog_rdk_3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4474845</wp:posOffset>
                </wp:positionH>
                <wp:positionV relativeFrom="paragraph">
                  <wp:posOffset>282575</wp:posOffset>
                </wp:positionV>
                <wp:extent cx="1609950" cy="1505160"/>
                <wp:effectExtent b="0" l="0" r="0" t="0"/>
                <wp:wrapSquare wrapText="bothSides" distB="0" distT="0" distL="114300" distR="114300"/>
                <wp:docPr id="2141042589" name="image390.png"/>
                <a:graphic>
                  <a:graphicData uri="http://schemas.openxmlformats.org/drawingml/2006/picture">
                    <pic:pic>
                      <pic:nvPicPr>
                        <pic:cNvPr id="0" name="image390.png"/>
                        <pic:cNvPicPr preferRelativeResize="0"/>
                      </pic:nvPicPr>
                      <pic:blipFill>
                        <a:blip r:embed="rId77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950" cy="1505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389"/>
      </w:sdtPr>
      <w:sdtContent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6. </w:t>
              </w:r>
            </w:sdtContent>
          </w:sdt>
          <w:sdt>
            <w:sdtPr>
              <w:tag w:val="goog_rdk_3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Tìm số tất cả các đường đi từ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367" style="width:12pt;height:13.35pt" o:ole="" type="#_x0000_t75">
                <v:imagedata r:id="rId249" o:title=""/>
              </v:shape>
              <o:OLEObject DrawAspect="Content" r:id="rId250" ObjectID="_1801769661" ProgID="Equation.DSMT4" ShapeID="_x0000_i3367" Type="Embed"/>
            </w:pict>
          </w:r>
          <w:sdt>
            <w:sdtPr>
              <w:tag w:val="goog_rdk_3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đến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368" style="width:12pt;height:13.35pt" o:ole="" type="#_x0000_t75">
                <v:imagedata r:id="rId251" o:title=""/>
              </v:shape>
              <o:OLEObject DrawAspect="Content" r:id="rId252" ObjectID="_1801769662" ProgID="Equation.DSMT4" ShapeID="_x0000_i3368" Type="Embed"/>
            </w:pict>
          </w:r>
          <w:sdt>
            <w:sdtPr>
              <w:tag w:val="goog_rdk_3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lưới ô vuông (như hình vẽ), biết chỉ đi trên cạnh ô vuông sang phải hoặc lên trên.</w:t>
              </w:r>
            </w:sdtContent>
          </w:sdt>
        </w:p>
      </w:sdtContent>
    </w:sdt>
    <w:sdt>
      <w:sdtPr>
        <w:tag w:val="goog_rdk_391"/>
      </w:sdtPr>
      <w:sdtContent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3"/>
      </w:sdtPr>
      <w:sdtContent>
        <w:p w:rsidR="00000000" w:rsidDel="00000000" w:rsidP="00000000" w:rsidRDefault="00000000" w:rsidRPr="00000000" w14:paraId="00000069">
          <w:pPr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9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5"/>
      </w:sdtPr>
      <w:sdtContent>
        <w:p w:rsidR="00000000" w:rsidDel="00000000" w:rsidP="00000000" w:rsidRDefault="00000000" w:rsidRPr="00000000" w14:paraId="0000006A">
          <w:pPr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39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7"/>
      </w:sdtPr>
      <w:sdtContent>
        <w:p w:rsidR="00000000" w:rsidDel="00000000" w:rsidP="00000000" w:rsidRDefault="00000000" w:rsidRPr="00000000" w14:paraId="0000006B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39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9"/>
      </w:sdtPr>
      <w:sdtContent>
        <w:p w:rsidR="00000000" w:rsidDel="00000000" w:rsidP="00000000" w:rsidRDefault="00000000" w:rsidRPr="00000000" w14:paraId="0000006C">
          <w:pPr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r w:rsidDel="00000000" w:rsidR="00000000" w:rsidRPr="00000000">
            <w:br w:type="page"/>
          </w:r>
          <w:sdt>
            <w:sdtPr>
              <w:tag w:val="goog_rdk_39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01"/>
      </w:sdtPr>
      <w:sdtContent>
        <w:p w:rsidR="00000000" w:rsidDel="00000000" w:rsidP="00000000" w:rsidRDefault="00000000" w:rsidRPr="00000000" w14:paraId="0000006D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40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03"/>
      </w:sdtPr>
      <w:sdtContent>
        <w:p w:rsidR="00000000" w:rsidDel="00000000" w:rsidP="00000000" w:rsidRDefault="00000000" w:rsidRPr="00000000" w14:paraId="0000006E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40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05"/>
      </w:sdtPr>
      <w:sdtContent>
        <w:p w:rsidR="00000000" w:rsidDel="00000000" w:rsidP="00000000" w:rsidRDefault="00000000" w:rsidRPr="00000000" w14:paraId="0000006F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4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ĐÁP ÁN CHI TIẾT</w:t>
              </w:r>
            </w:sdtContent>
          </w:sdt>
        </w:p>
      </w:sdtContent>
    </w:sdt>
    <w:sdt>
      <w:sdtPr>
        <w:tag w:val="goog_rdk_407"/>
      </w:sdtPr>
      <w:sdtContent>
        <w:p w:rsidR="00000000" w:rsidDel="00000000" w:rsidP="00000000" w:rsidRDefault="00000000" w:rsidRPr="00000000" w14:paraId="00000070">
          <w:pPr>
            <w:spacing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4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PHẦN I. Thí sinh trả lời từ câu 1 đến câu 12. Mỗi câu hỏi thí sinh chỉ chọn một phương án.</w:t>
              </w:r>
            </w:sdtContent>
          </w:sdt>
        </w:p>
      </w:sdtContent>
    </w:sdt>
    <w:sdt>
      <w:sdtPr>
        <w:tag w:val="goog_rdk_411"/>
      </w:sdtPr>
      <w:sdtContent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12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Câu 1: </w:t>
              </w:r>
            </w:sdtContent>
          </w:sdt>
          <w:sdt>
            <w:sdtPr>
              <w:tag w:val="goog_rdk_4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Nguyên hàm của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095" style="width:34pt;height:18.65pt" o:ole="" type="#_x0000_t75">
                <v:imagedata r:id="rId253" o:title=""/>
              </v:shape>
              <o:OLEObject DrawAspect="Content" r:id="rId254" ObjectID="_1801769663" ProgID="Equation.DSMT4" ShapeID="_x0000_i1095" Type="Embed"/>
            </w:pict>
          </w:r>
          <w:sdt>
            <w:sdtPr>
              <w:tag w:val="goog_rdk_4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là</w:t>
              </w:r>
            </w:sdtContent>
          </w:sdt>
        </w:p>
      </w:sdtContent>
    </w:sdt>
    <w:sdt>
      <w:sdtPr>
        <w:tag w:val="goog_rdk_420"/>
      </w:sdtPr>
      <w:sdtContent>
        <w:p w:rsidR="00000000" w:rsidDel="00000000" w:rsidP="00000000" w:rsidRDefault="00000000" w:rsidRPr="00000000" w14:paraId="00000072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3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6" style="width:96pt;height:22.65pt" o:ole="" type="#_x0000_t75">
                <v:imagedata r:id="rId255" o:title=""/>
              </v:shape>
              <o:OLEObject DrawAspect="Content" r:id="rId256" ObjectID="_1801769664" ProgID="Equation.DSMT4" ShapeID="_x0000_i1096" Type="Embed"/>
            </w:pict>
          </w:r>
          <w:sdt>
            <w:sdtPr>
              <w:tag w:val="goog_rdk_4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4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7" style="width:76pt;height:22.65pt" o:ole="" type="#_x0000_t75">
                <v:imagedata r:id="rId257" o:title=""/>
              </v:shape>
              <o:OLEObject DrawAspect="Content" r:id="rId258" ObjectID="_1801769665" ProgID="Equation.DSMT4" ShapeID="_x0000_i1097" Type="Embed"/>
            </w:pict>
          </w:r>
          <w:sdt>
            <w:sdtPr>
              <w:tag w:val="goog_rdk_4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</w:t>
                <w:tab/>
              </w:r>
            </w:sdtContent>
          </w:sdt>
          <w:sdt>
            <w:sdtPr>
              <w:tag w:val="goog_rdk_4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C.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8" style="width:84pt;height:34pt" o:ole="" type="#_x0000_t75">
                <v:imagedata r:id="rId259" o:title=""/>
              </v:shape>
              <o:OLEObject DrawAspect="Content" r:id="rId260" ObjectID="_1801769666" ProgID="Equation.DSMT4" ShapeID="_x0000_i1098" Type="Embed"/>
            </w:pict>
          </w:r>
          <w:sdt>
            <w:sdtPr>
              <w:tag w:val="goog_rdk_4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</w:t>
              </w:r>
            </w:sdtContent>
          </w:sdt>
          <w:sdt>
            <w:sdtPr>
              <w:tag w:val="goog_rdk_4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099" style="width:88.65pt;height:34pt" o:ole="" type="#_x0000_t75">
                <v:imagedata r:id="rId261" o:title=""/>
              </v:shape>
              <o:OLEObject DrawAspect="Content" r:id="rId262" ObjectID="_1801769667" ProgID="Equation.DSMT4" ShapeID="_x0000_i1099" Type="Embed"/>
            </w:pict>
          </w:r>
          <w:sdt>
            <w:sdtPr>
              <w:tag w:val="goog_rdk_4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422"/>
      </w:sdtPr>
      <w:sdtContent>
        <w:p w:rsidR="00000000" w:rsidDel="00000000" w:rsidP="00000000" w:rsidRDefault="00000000" w:rsidRPr="00000000" w14:paraId="00000073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C</w:t>
              </w:r>
            </w:sdtContent>
          </w:sdt>
        </w:p>
      </w:sdtContent>
    </w:sdt>
    <w:sdt>
      <w:sdtPr>
        <w:tag w:val="goog_rdk_425"/>
      </w:sdtPr>
      <w:sdtContent>
        <w:p w:rsidR="00000000" w:rsidDel="00000000" w:rsidP="00000000" w:rsidRDefault="00000000" w:rsidRPr="00000000" w14:paraId="00000074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Công thức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0" style="width:84.65pt;height:32pt" o:ole="" type="#_x0000_t75">
                <v:imagedata r:id="rId263" o:title=""/>
              </v:shape>
              <o:OLEObject DrawAspect="Content" r:id="rId264" ObjectID="_1801769668" ProgID="Equation.DSMT4" ShapeID="_x0000_i1100" Type="Embed"/>
            </w:pict>
          </w:r>
          <w:sdt>
            <w:sdtPr>
              <w:tag w:val="goog_rdk_42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32"/>
      </w:sdtPr>
      <w:sdtContent>
        <w:p w:rsidR="00000000" w:rsidDel="00000000" w:rsidP="00000000" w:rsidRDefault="00000000" w:rsidRPr="00000000" w14:paraId="00000075">
          <w:pPr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2: </w:t>
              </w:r>
            </w:sdtContent>
          </w:sdt>
          <w:sdt>
            <w:sdtPr>
              <w:tag w:val="goog_rdk_4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1" style="width:48pt;height:20pt" o:ole="" type="#_x0000_t75">
                <v:imagedata r:id="rId265" o:title=""/>
              </v:shape>
              <o:OLEObject DrawAspect="Content" r:id="rId266" ObjectID="_1801769669" ProgID="Equation.DSMT4" ShapeID="_x0000_i1101" Type="Embed"/>
            </w:pict>
          </w:r>
          <w:sdt>
            <w:sdtPr>
              <w:tag w:val="goog_rdk_4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liên tục trên đoạn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2" style="width:27.35pt;height:20pt" o:ole="" type="#_x0000_t75">
                <v:imagedata r:id="rId267" o:title=""/>
              </v:shape>
              <o:OLEObject DrawAspect="Content" r:id="rId268" ObjectID="_1801769670" ProgID="Equation.DSMT4" ShapeID="_x0000_i1102" Type="Embed"/>
            </w:pict>
          </w:r>
          <w:sdt>
            <w:sdtPr>
              <w:tag w:val="goog_rdk_4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Diện tích hình phẳng giới hạn bởi đồ thị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3" style="width:48pt;height:20pt" o:ole="" type="#_x0000_t75">
                <v:imagedata r:id="rId269" o:title=""/>
              </v:shape>
              <o:OLEObject DrawAspect="Content" r:id="rId270" ObjectID="_1801769671" ProgID="Equation.DSMT4" ShapeID="_x0000_i1103" Type="Embed"/>
            </w:pict>
          </w:r>
          <w:sdt>
            <w:sdtPr>
              <w:tag w:val="goog_rdk_4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trục hoành và hai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4" style="width:59.35pt;height:16pt" o:ole="" type="#_x0000_t75">
                <v:imagedata r:id="rId271" o:title=""/>
              </v:shape>
              <o:OLEObject DrawAspect="Content" r:id="rId272" ObjectID="_1801769672" ProgID="Equation.DSMT4" ShapeID="_x0000_i1104" Type="Embed"/>
            </w:pict>
          </w:r>
          <w:sdt>
            <w:sdtPr>
              <w:tag w:val="goog_rdk_4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được tính theo công thức</w:t>
              </w:r>
            </w:sdtContent>
          </w:sdt>
        </w:p>
      </w:sdtContent>
    </w:sdt>
    <w:sdt>
      <w:sdtPr>
        <w:tag w:val="goog_rdk_445"/>
      </w:sdtPr>
      <w:sdtContent>
        <w:p w:rsidR="00000000" w:rsidDel="00000000" w:rsidP="00000000" w:rsidRDefault="00000000" w:rsidRPr="00000000" w14:paraId="00000076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3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4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  <w:u w:val="single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5" style="width:1in;height:38pt" o:ole="" type="#_x0000_t75">
                <v:imagedata r:id="rId273" o:title=""/>
              </v:shape>
              <o:OLEObject DrawAspect="Content" r:id="rId274" ObjectID="_1801769673" ProgID="Equation.DSMT4" ShapeID="_x0000_i1105" Type="Embed"/>
            </w:pict>
          </w:r>
          <w:sdt>
            <w:sdtPr>
              <w:tag w:val="goog_rdk_4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     </w:t>
              </w:r>
            </w:sdtContent>
          </w:sdt>
          <w:sdt>
            <w:sdtPr>
              <w:tag w:val="goog_rdk_4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</w:t>
              </w:r>
            </w:sdtContent>
          </w:sdt>
          <w:sdt>
            <w:sdtPr>
              <w:tag w:val="goog_rdk_4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6" style="width:69.35pt;height:38pt" o:ole="" type="#_x0000_t75">
                <v:imagedata r:id="rId275" o:title=""/>
              </v:shape>
              <o:OLEObject DrawAspect="Content" r:id="rId276" ObjectID="_1801769674" ProgID="Equation.DSMT4" ShapeID="_x0000_i1106" Type="Embed"/>
            </w:pict>
          </w:r>
          <w:sdt>
            <w:sdtPr>
              <w:tag w:val="goog_rdk_4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 </w:t>
              </w:r>
            </w:sdtContent>
          </w:sdt>
          <w:sdt>
            <w:sdtPr>
              <w:tag w:val="goog_rdk_4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4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7" style="width:75.35pt;height:38pt" o:ole="" type="#_x0000_t75">
                <v:imagedata r:id="rId277" o:title=""/>
              </v:shape>
              <o:OLEObject DrawAspect="Content" r:id="rId278" ObjectID="_1801769675" ProgID="Equation.DSMT4" ShapeID="_x0000_i1107" Type="Embed"/>
            </w:pict>
          </w:r>
          <w:sdt>
            <w:sdtPr>
              <w:tag w:val="goog_rdk_4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     </w:t>
                <w:tab/>
              </w:r>
            </w:sdtContent>
          </w:sdt>
          <w:sdt>
            <w:sdtPr>
              <w:tag w:val="goog_rdk_4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</w:t>
              </w:r>
            </w:sdtContent>
          </w:sdt>
          <w:sdt>
            <w:sdtPr>
              <w:tag w:val="goog_rdk_4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8" style="width:1in;height:38pt" o:ole="" type="#_x0000_t75">
                <v:imagedata r:id="rId279" o:title=""/>
              </v:shape>
              <o:OLEObject DrawAspect="Content" r:id="rId280" ObjectID="_1801769676" ProgID="Equation.DSMT4" ShapeID="_x0000_i1108" Type="Embed"/>
            </w:pict>
          </w:r>
          <w:sdt>
            <w:sdtPr>
              <w:tag w:val="goog_rdk_4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447"/>
      </w:sdtPr>
      <w:sdtContent>
        <w:p w:rsidR="00000000" w:rsidDel="00000000" w:rsidP="00000000" w:rsidRDefault="00000000" w:rsidRPr="00000000" w14:paraId="00000077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A</w:t>
              </w:r>
            </w:sdtContent>
          </w:sdt>
        </w:p>
      </w:sdtContent>
    </w:sdt>
    <w:sdt>
      <w:sdtPr>
        <w:tag w:val="goog_rdk_450"/>
      </w:sdtPr>
      <w:sdtContent>
        <w:p w:rsidR="00000000" w:rsidDel="00000000" w:rsidP="00000000" w:rsidRDefault="00000000" w:rsidRPr="00000000" w14:paraId="00000078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 </w:t>
              </w:r>
            </w:sdtContent>
          </w:sdt>
          <w:sdt>
            <w:sdtPr>
              <w:tag w:val="goog_rdk_4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Điều tra cân nặng của 50 bé trai 6 tháng tuổi, người ta được kết quả ở bảng  sau. Khoảng biến thiên của mẫu số liệu ghép nhóm là bao nhiêu ?</w:t>
              </w:r>
            </w:sdtContent>
          </w:sdt>
        </w:p>
      </w:sdtContent>
    </w:sdt>
    <w:tbl>
      <w:tblPr>
        <w:tblStyle w:val="Table3"/>
        <w:tblW w:w="940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159"/>
        <w:gridCol w:w="1242"/>
        <w:gridCol w:w="1242"/>
        <w:gridCol w:w="1242"/>
        <w:gridCol w:w="1242"/>
        <w:gridCol w:w="1242"/>
        <w:gridCol w:w="1046"/>
        <w:tblGridChange w:id="0">
          <w:tblGrid>
            <w:gridCol w:w="985"/>
            <w:gridCol w:w="1159"/>
            <w:gridCol w:w="1242"/>
            <w:gridCol w:w="1242"/>
            <w:gridCol w:w="1242"/>
            <w:gridCol w:w="1242"/>
            <w:gridCol w:w="1242"/>
            <w:gridCol w:w="1046"/>
          </w:tblGrid>
        </w:tblGridChange>
      </w:tblGrid>
      <w:tr>
        <w:trPr>
          <w:cantSplit w:val="0"/>
          <w:tblHeader w:val="0"/>
        </w:trPr>
        <w:tc>
          <w:tcPr/>
          <w:sdt>
            <w:sdtPr>
              <w:tag w:val="goog_rdk_452"/>
            </w:sdtPr>
            <w:sdtContent>
              <w:p w:rsidR="00000000" w:rsidDel="00000000" w:rsidP="00000000" w:rsidRDefault="00000000" w:rsidRPr="00000000" w14:paraId="000000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b w:val="1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5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b w:val="1"/>
                            <w:sz w:val="26"/>
                            <w:szCs w:val="26"/>
                          </w:rPr>
                        </w:rPrChange>
                      </w:rPr>
                      <w:t xml:space="preserve">Nhóm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54"/>
            </w:sdtPr>
            <w:sdtContent>
              <w:p w:rsidR="00000000" w:rsidDel="00000000" w:rsidP="00000000" w:rsidRDefault="00000000" w:rsidRPr="00000000" w14:paraId="000000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53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[80;100)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56"/>
            </w:sdtPr>
            <w:sdtContent>
              <w:p w:rsidR="00000000" w:rsidDel="00000000" w:rsidP="00000000" w:rsidRDefault="00000000" w:rsidRPr="00000000" w14:paraId="000000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55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[100;120)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58"/>
            </w:sdtPr>
            <w:sdtContent>
              <w:p w:rsidR="00000000" w:rsidDel="00000000" w:rsidP="00000000" w:rsidRDefault="00000000" w:rsidRPr="00000000" w14:paraId="000000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57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[120;140)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60"/>
            </w:sdtPr>
            <w:sdtContent>
              <w:p w:rsidR="00000000" w:rsidDel="00000000" w:rsidP="00000000" w:rsidRDefault="00000000" w:rsidRPr="00000000" w14:paraId="000000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5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[140;160)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62"/>
            </w:sdtPr>
            <w:sdtContent>
              <w:p w:rsidR="00000000" w:rsidDel="00000000" w:rsidP="00000000" w:rsidRDefault="00000000" w:rsidRPr="00000000" w14:paraId="000000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[160;180)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64"/>
            </w:sdtPr>
            <w:sdtContent>
              <w:p w:rsidR="00000000" w:rsidDel="00000000" w:rsidP="00000000" w:rsidRDefault="00000000" w:rsidRPr="00000000" w14:paraId="000000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3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[180;200)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66"/>
            </w:sdtPr>
            <w:sdtContent>
              <w:p w:rsidR="00000000" w:rsidDel="00000000" w:rsidP="00000000" w:rsidRDefault="00000000" w:rsidRPr="00000000" w14:paraId="000000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5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/>
          <w:sdt>
            <w:sdtPr>
              <w:tag w:val="goog_rdk_468"/>
            </w:sdtPr>
            <w:sdtContent>
              <w:p w:rsidR="00000000" w:rsidDel="00000000" w:rsidP="00000000" w:rsidRDefault="00000000" w:rsidRPr="00000000" w14:paraId="000000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b w:val="1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7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b w:val="1"/>
                            <w:sz w:val="26"/>
                            <w:szCs w:val="26"/>
                          </w:rPr>
                        </w:rPrChange>
                      </w:rPr>
                      <w:t xml:space="preserve">Tần số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0"/>
            </w:sdtPr>
            <w:sdtContent>
              <w:p w:rsidR="00000000" w:rsidDel="00000000" w:rsidP="00000000" w:rsidRDefault="00000000" w:rsidRPr="00000000" w14:paraId="000000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6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3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2"/>
            </w:sdtPr>
            <w:sdtContent>
              <w:p w:rsidR="00000000" w:rsidDel="00000000" w:rsidP="00000000" w:rsidRDefault="00000000" w:rsidRPr="00000000" w14:paraId="000000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7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5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4"/>
            </w:sdtPr>
            <w:sdtContent>
              <w:p w:rsidR="00000000" w:rsidDel="00000000" w:rsidP="00000000" w:rsidRDefault="00000000" w:rsidRPr="00000000" w14:paraId="000000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73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6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6"/>
            </w:sdtPr>
            <w:sdtContent>
              <w:p w:rsidR="00000000" w:rsidDel="00000000" w:rsidP="00000000" w:rsidRDefault="00000000" w:rsidRPr="00000000" w14:paraId="000000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75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8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78"/>
            </w:sdtPr>
            <w:sdtContent>
              <w:p w:rsidR="00000000" w:rsidDel="00000000" w:rsidP="00000000" w:rsidRDefault="00000000" w:rsidRPr="00000000" w14:paraId="000000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77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6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80"/>
            </w:sdtPr>
            <w:sdtContent>
              <w:p w:rsidR="00000000" w:rsidDel="00000000" w:rsidP="00000000" w:rsidRDefault="00000000" w:rsidRPr="00000000" w14:paraId="000000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7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2</w:t>
                    </w:r>
                  </w:sdtContent>
                </w:sdt>
              </w:p>
            </w:sdtContent>
          </w:sdt>
        </w:tc>
        <w:tc>
          <w:tcPr/>
          <w:sdt>
            <w:sdtPr>
              <w:tag w:val="goog_rdk_482"/>
            </w:sdtPr>
            <w:sdtContent>
              <w:p w:rsidR="00000000" w:rsidDel="00000000" w:rsidP="00000000" w:rsidRDefault="00000000" w:rsidRPr="00000000" w14:paraId="000000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43.333333333333336"/>
                    <w:szCs w:val="43.333333333333336"/>
                    <w:vertAlign w:val="subscript"/>
                    <w:rPrChange w:author="ÂN HO" w:id="1" w:date="2025-03-24T08:32:25Z">
                      <w:rPr>
                        <w:rFonts w:ascii="Times New Roman" w:cs="Times New Roman" w:eastAsia="Times New Roman" w:hAnsi="Times New Roman"/>
                        <w:sz w:val="26"/>
                        <w:szCs w:val="26"/>
                      </w:rPr>
                    </w:rPrChange>
                  </w:rPr>
                </w:pPr>
                <w:sdt>
                  <w:sdtPr>
                    <w:tag w:val="goog_rdk_48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sz w:val="43.333333333333336"/>
                        <w:szCs w:val="43.333333333333336"/>
                        <w:vertAlign w:val="subscript"/>
                        <w:rtl w:val="0"/>
                        <w:rPrChange w:author="ÂN HO" w:id="1" w:date="2025-03-24T08:32:25Z">
                          <w:rPr>
                            <w:rFonts w:ascii="Times New Roman" w:cs="Times New Roman" w:eastAsia="Times New Roman" w:hAnsi="Times New Roman"/>
                            <w:sz w:val="26"/>
                            <w:szCs w:val="26"/>
                          </w:rPr>
                        </w:rPrChange>
                      </w:rPr>
                      <w:t xml:space="preserve">n = 30</w:t>
                    </w:r>
                  </w:sdtContent>
                </w:sdt>
              </w:p>
            </w:sdtContent>
          </w:sdt>
        </w:tc>
      </w:tr>
    </w:tbl>
    <w:sdt>
      <w:sdtPr>
        <w:tag w:val="goog_rdk_491"/>
      </w:sdtPr>
      <w:sdtContent>
        <w:p w:rsidR="00000000" w:rsidDel="00000000" w:rsidP="00000000" w:rsidRDefault="00000000" w:rsidRPr="00000000" w14:paraId="00000089">
          <w:pPr>
            <w:tabs>
              <w:tab w:val="left" w:leader="none" w:pos="3402"/>
              <w:tab w:val="left" w:leader="none" w:pos="5670"/>
              <w:tab w:val="left" w:leader="none" w:pos="7938"/>
            </w:tabs>
            <w:spacing w:after="0" w:line="276" w:lineRule="auto"/>
            <w:ind w:left="993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4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120</w:t>
                <w:tab/>
              </w:r>
            </w:sdtContent>
          </w:sdt>
          <w:sdt>
            <w:sdtPr>
              <w:tag w:val="goog_rdk_4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B.</w:t>
              </w:r>
            </w:sdtContent>
          </w:sdt>
          <w:sdt>
            <w:sdtPr>
              <w:tag w:val="goog_rdk_4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80</w:t>
                <w:tab/>
              </w:r>
            </w:sdtContent>
          </w:sdt>
          <w:sdt>
            <w:sdtPr>
              <w:tag w:val="goog_rdk_4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4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20</w:t>
                <w:tab/>
              </w:r>
            </w:sdtContent>
          </w:sdt>
          <w:sdt>
            <w:sdtPr>
              <w:tag w:val="goog_rdk_4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</w:t>
              </w:r>
            </w:sdtContent>
          </w:sdt>
          <w:sdt>
            <w:sdtPr>
              <w:tag w:val="goog_rdk_49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200</w:t>
              </w:r>
            </w:sdtContent>
          </w:sdt>
        </w:p>
      </w:sdtContent>
    </w:sdt>
    <w:sdt>
      <w:sdtPr>
        <w:tag w:val="goog_rdk_493"/>
      </w:sdtPr>
      <w:sdtContent>
        <w:p w:rsidR="00000000" w:rsidDel="00000000" w:rsidP="00000000" w:rsidRDefault="00000000" w:rsidRPr="00000000" w14:paraId="0000008A">
          <w:pPr>
            <w:spacing w:after="0"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4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A</w:t>
              </w:r>
            </w:sdtContent>
          </w:sdt>
        </w:p>
      </w:sdtContent>
    </w:sdt>
    <w:sdt>
      <w:sdtPr>
        <w:tag w:val="goog_rdk_495"/>
      </w:sdtPr>
      <w:sdtContent>
        <w:p w:rsidR="00000000" w:rsidDel="00000000" w:rsidP="00000000" w:rsidRDefault="00000000" w:rsidRPr="00000000" w14:paraId="0000008B">
          <w:pPr>
            <w:spacing w:after="0"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09" style="width:95.35pt;height:14pt" o:ole="" type="#_x0000_t75">
                <v:imagedata r:id="rId281" o:title=""/>
              </v:shape>
              <o:OLEObject DrawAspect="Content" r:id="rId282" ObjectID="_1801769677" ProgID="Equation.DSMT4" ShapeID="_x0000_i1109" Type="Embed"/>
            </w:pict>
          </w:r>
          <w:sdt>
            <w:sdtPr>
              <w:tag w:val="goog_rdk_49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02"/>
      </w:sdtPr>
      <w:sdtContent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120" w:line="278.0000000000000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Câu 4: </w:t>
              </w:r>
            </w:sdtContent>
          </w:sdt>
          <w:sdt>
            <w:sdtPr>
              <w:tag w:val="goog_rdk_4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Trong không gian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110" style="width:28pt;height:16pt" o:ole="" type="#_x0000_t75">
                <v:imagedata r:id="rId283" o:title=""/>
              </v:shape>
              <o:OLEObject DrawAspect="Content" r:id="rId284" ObjectID="_1801769678" ProgID="Equation.DSMT4" ShapeID="_x0000_i1110" Type="Embed"/>
            </w:pict>
          </w:r>
          <w:sdt>
            <w:sdtPr>
              <w:tag w:val="goog_rdk_49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, cho hai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111" style="width:49.35pt;height:19.35pt" o:ole="" type="#_x0000_t75">
                <v:imagedata r:id="rId285" o:title=""/>
              </v:shape>
              <o:OLEObject DrawAspect="Content" r:id="rId286" ObjectID="_1801769679" ProgID="Equation.DSMT4" ShapeID="_x0000_i1111" Type="Embed"/>
            </w:pict>
          </w:r>
          <w:sdt>
            <w:sdtPr>
              <w:tag w:val="goog_rdk_4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112" style="width:54pt;height:19.35pt" o:ole="" type="#_x0000_t75">
                <v:imagedata r:id="rId287" o:title=""/>
              </v:shape>
              <o:OLEObject DrawAspect="Content" r:id="rId288" ObjectID="_1801769680" ProgID="Equation.DSMT4" ShapeID="_x0000_i1112" Type="Embed"/>
            </w:pict>
          </w:r>
          <w:sdt>
            <w:sdtPr>
              <w:tag w:val="goog_rdk_5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113" style="width:23.35pt;height:14pt" o:ole="" type="#_x0000_t75">
                <v:imagedata r:id="rId289" o:title=""/>
              </v:shape>
              <o:OLEObject DrawAspect="Content" r:id="rId290" ObjectID="_1801769681" ProgID="Equation.DSMT4" ShapeID="_x0000_i1113" Type="Embed"/>
            </w:pict>
          </w:r>
          <w:sdt>
            <w:sdtPr>
              <w:tag w:val="goog_rdk_5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có phương trình là</w:t>
              </w:r>
            </w:sdtContent>
          </w:sdt>
        </w:p>
      </w:sdtContent>
    </w:sdt>
    <w:sdt>
      <w:sdtPr>
        <w:tag w:val="goog_rdk_508"/>
      </w:sdtPr>
      <w:sdtContent>
        <w:p w:rsidR="00000000" w:rsidDel="00000000" w:rsidP="00000000" w:rsidRDefault="00000000" w:rsidRPr="00000000" w14:paraId="0000008D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4" style="width:98pt;height:30.65pt" o:ole="" type="#_x0000_t75">
                <v:imagedata r:id="rId291" o:title=""/>
              </v:shape>
              <o:OLEObject DrawAspect="Content" r:id="rId292" ObjectID="_1801769682" ProgID="Equation.DSMT4" ShapeID="_x0000_i1114" Type="Embed"/>
            </w:pict>
          </w:r>
          <w:sdt>
            <w:sdtPr>
              <w:tag w:val="goog_rdk_5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  <w:tab/>
              </w:r>
            </w:sdtContent>
          </w:sdt>
          <w:sdt>
            <w:sdtPr>
              <w:tag w:val="goog_rdk_5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B</w:t>
              </w:r>
            </w:sdtContent>
          </w:sdt>
          <w:sdt>
            <w:sdtPr>
              <w:tag w:val="goog_rdk_5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5" style="width:98pt;height:30.65pt" o:ole="" type="#_x0000_t75">
                <v:imagedata r:id="rId293" o:title=""/>
              </v:shape>
              <o:OLEObject DrawAspect="Content" r:id="rId294" ObjectID="_1801769683" ProgID="Equation.DSMT4" ShapeID="_x0000_i1115" Type="Embed"/>
            </w:pict>
          </w:r>
          <w:sdt>
            <w:sdtPr>
              <w:tag w:val="goog_rdk_5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513"/>
      </w:sdtPr>
      <w:sdtContent>
        <w:p w:rsidR="00000000" w:rsidDel="00000000" w:rsidP="00000000" w:rsidRDefault="00000000" w:rsidRPr="00000000" w14:paraId="0000008E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6" style="width:98pt;height:30.65pt" o:ole="" type="#_x0000_t75">
                <v:imagedata r:id="rId295" o:title=""/>
              </v:shape>
              <o:OLEObject DrawAspect="Content" r:id="rId296" ObjectID="_1801769684" ProgID="Equation.DSMT4" ShapeID="_x0000_i1116" Type="Embed"/>
            </w:pict>
          </w:r>
          <w:sdt>
            <w:sdtPr>
              <w:tag w:val="goog_rdk_5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  <w:tab/>
              </w:r>
            </w:sdtContent>
          </w:sdt>
          <w:sdt>
            <w:sdtPr>
              <w:tag w:val="goog_rdk_5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7" style="width:98pt;height:30.65pt" o:ole="" type="#_x0000_t75">
                <v:imagedata r:id="rId297" o:title=""/>
              </v:shape>
              <o:OLEObject DrawAspect="Content" r:id="rId298" ObjectID="_1801769685" ProgID="Equation.DSMT4" ShapeID="_x0000_i1117" Type="Embed"/>
            </w:pict>
          </w:r>
          <w:sdt>
            <w:sdtPr>
              <w:tag w:val="goog_rdk_5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515"/>
      </w:sdtPr>
      <w:sdtContent>
        <w:p w:rsidR="00000000" w:rsidDel="00000000" w:rsidP="00000000" w:rsidRDefault="00000000" w:rsidRPr="00000000" w14:paraId="0000008F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Hướng dẫn</w:t>
              </w:r>
            </w:sdtContent>
          </w:sdt>
        </w:p>
      </w:sdtContent>
    </w:sdt>
    <w:sdt>
      <w:sdtPr>
        <w:tag w:val="goog_rdk_518"/>
      </w:sdtPr>
      <w:sdtContent>
        <w:p w:rsidR="00000000" w:rsidDel="00000000" w:rsidP="00000000" w:rsidRDefault="00000000" w:rsidRPr="00000000" w14:paraId="00000090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Vtcp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8" style="width:84pt;height:21.35pt" o:ole="" type="#_x0000_t75">
                <v:imagedata r:id="rId299" o:title=""/>
              </v:shape>
              <o:OLEObject DrawAspect="Content" r:id="rId300" ObjectID="_1801769686" ProgID="Equation.DSMT4" ShapeID="_x0000_i1118" Type="Embed"/>
            </w:pict>
          </w:r>
          <w:sdt>
            <w:sdtPr>
              <w:tag w:val="goog_rdk_51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21"/>
      </w:sdtPr>
      <w:sdtContent>
        <w:p w:rsidR="00000000" w:rsidDel="00000000" w:rsidP="00000000" w:rsidRDefault="00000000" w:rsidRPr="00000000" w14:paraId="00000091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Phương trình đường thẳng MN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19" style="width:98pt;height:30.65pt" o:ole="" type="#_x0000_t75">
                <v:imagedata r:id="rId301" o:title=""/>
              </v:shape>
              <o:OLEObject DrawAspect="Content" r:id="rId302" ObjectID="_1801769687" ProgID="Equation.DSMT4" ShapeID="_x0000_i1119" Type="Embed"/>
            </w:pict>
          </w:r>
          <w:sdt>
            <w:sdtPr>
              <w:tag w:val="goog_rdk_52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25"/>
      </w:sdtPr>
      <w:sdtContent>
        <w:p w:rsidR="00000000" w:rsidDel="00000000" w:rsidP="00000000" w:rsidRDefault="00000000" w:rsidRPr="00000000" w14:paraId="00000092">
          <w:pPr>
            <w:spacing w:after="0" w:line="24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5: </w:t>
              </w:r>
            </w:sdtContent>
          </w:sdt>
          <w:sdt>
            <w:sdtPr>
              <w:tag w:val="goog_rdk_5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0" style="width:48pt;height:18pt" o:ole="" type="#_x0000_t75">
                <v:imagedata r:id="rId303" o:title=""/>
              </v:shape>
              <o:OLEObject DrawAspect="Content" r:id="rId304" ObjectID="_1801769688" ProgID="Equation.DSMT4" ShapeID="_x0000_i1120" Type="Embed"/>
            </w:pict>
          </w:r>
          <w:sdt>
            <w:sdtPr>
              <w:tag w:val="goog_rdk_5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bảng biến thiên như sau:</w:t>
              </w:r>
            </w:sdtContent>
          </w:sdt>
        </w:p>
      </w:sdtContent>
    </w:sdt>
    <w:sdt>
      <w:sdtPr>
        <w:tag w:val="goog_rdk_527"/>
      </w:sdtPr>
      <w:sdtContent>
        <w:p w:rsidR="00000000" w:rsidDel="00000000" w:rsidP="00000000" w:rsidRDefault="00000000" w:rsidRPr="00000000" w14:paraId="00000093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spacing w:line="259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2652437" cy="1349949"/>
                <wp:effectExtent b="0" l="0" r="0" t="0"/>
                <wp:docPr descr="Diagram&#10;&#10;Description automatically generated" id="2141042596" name="image386.png"/>
                <a:graphic>
                  <a:graphicData uri="http://schemas.openxmlformats.org/drawingml/2006/picture">
                    <pic:pic>
                      <pic:nvPicPr>
                        <pic:cNvPr descr="Diagram&#10;&#10;Description automatically generated" id="0" name="image386.png"/>
                        <pic:cNvPicPr preferRelativeResize="0"/>
                      </pic:nvPicPr>
                      <pic:blipFill>
                        <a:blip r:embed="rId77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2437" cy="13499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52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30"/>
      </w:sdtPr>
      <w:sdtContent>
        <w:p w:rsidR="00000000" w:rsidDel="00000000" w:rsidP="00000000" w:rsidRDefault="00000000" w:rsidRPr="00000000" w14:paraId="00000094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Tiệm cận đứng của đồ thị hàm số đã cho là đường thẳng có phương trình:</w:t>
              </w:r>
            </w:sdtContent>
          </w:sdt>
          <w:sdt>
            <w:sdtPr>
              <w:tag w:val="goog_rdk_52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43"/>
      </w:sdtPr>
      <w:sdtContent>
        <w:p w:rsidR="00000000" w:rsidDel="00000000" w:rsidP="00000000" w:rsidRDefault="00000000" w:rsidRPr="00000000" w14:paraId="00000095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1" style="width:38.65pt;height:12pt" o:ole="" type="#_x0000_t75">
                <v:imagedata r:id="rId305" o:title=""/>
              </v:shape>
              <o:OLEObject DrawAspect="Content" r:id="rId306" ObjectID="_1801769689" ProgID="Equation.DSMT4" ShapeID="_x0000_i1121" Type="Embed"/>
            </w:pict>
          </w:r>
          <w:sdt>
            <w:sdtPr>
              <w:tag w:val="goog_rdk_5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</w:t>
              </w:r>
            </w:sdtContent>
          </w:sdt>
          <w:sdt>
            <w:sdtPr>
              <w:tag w:val="goog_rdk_5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2" style="width:36.65pt;height:18pt" o:ole="" type="#_x0000_t75">
                <v:imagedata r:id="rId307" o:title=""/>
              </v:shape>
              <o:OLEObject DrawAspect="Content" r:id="rId308" ObjectID="_1801769690" ProgID="Equation.DSMT4" ShapeID="_x0000_i1122" Type="Embed"/>
            </w:pict>
          </w:r>
          <w:sdt>
            <w:sdtPr>
              <w:tag w:val="goog_rdk_5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</w:t>
              </w:r>
            </w:sdtContent>
          </w:sdt>
          <w:sdt>
            <w:sdtPr>
              <w:tag w:val="goog_rdk_5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3" style="width:36.65pt;height:18pt" o:ole="" type="#_x0000_t75">
                <v:imagedata r:id="rId309" o:title=""/>
              </v:shape>
              <o:OLEObject DrawAspect="Content" r:id="rId310" ObjectID="_1801769691" ProgID="Equation.DSMT4" ShapeID="_x0000_i1123" Type="Embed"/>
            </w:pict>
          </w:r>
          <w:sdt>
            <w:sdtPr>
              <w:tag w:val="goog_rdk_5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5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D</w:t>
              </w:r>
            </w:sdtContent>
          </w:sdt>
          <w:sdt>
            <w:sdtPr>
              <w:tag w:val="goog_rdk_5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4" style="width:40pt;height:12pt" o:ole="" type="#_x0000_t75">
                <v:imagedata r:id="rId311" o:title=""/>
              </v:shape>
              <o:OLEObject DrawAspect="Content" r:id="rId312" ObjectID="_1801769692" ProgID="Equation.DSMT4" ShapeID="_x0000_i1124" Type="Embed"/>
            </w:pict>
          </w:r>
          <w:sdt>
            <w:sdtPr>
              <w:tag w:val="goog_rdk_5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545"/>
      </w:sdtPr>
      <w:sdtContent>
        <w:p w:rsidR="00000000" w:rsidDel="00000000" w:rsidP="00000000" w:rsidRDefault="00000000" w:rsidRPr="00000000" w14:paraId="00000096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câu D</w:t>
              </w:r>
            </w:sdtContent>
          </w:sdt>
        </w:p>
      </w:sdtContent>
    </w:sdt>
    <w:sdt>
      <w:sdtPr>
        <w:tag w:val="goog_rdk_550"/>
      </w:sdtPr>
      <w:sdtContent>
        <w:p w:rsidR="00000000" w:rsidDel="00000000" w:rsidP="00000000" w:rsidRDefault="00000000" w:rsidRPr="00000000" w14:paraId="00000097">
          <w:pPr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6: </w:t>
              </w:r>
            </w:sdtContent>
          </w:sdt>
          <w:sdt>
            <w:sdtPr>
              <w:tag w:val="goog_rdk_5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5" style="width:10pt;height:11.35pt" o:ole="" type="#_x0000_t75">
                <v:imagedata r:id="rId313" o:title=""/>
              </v:shape>
              <o:OLEObject DrawAspect="Content" r:id="rId314" ObjectID="_1801769693" ProgID="Equation.DSMT4" ShapeID="_x0000_i1125" Type="Embed"/>
            </w:pict>
          </w:r>
          <w:sdt>
            <w:sdtPr>
              <w:tag w:val="goog_rdk_5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số thực dương tùy ý,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6" style="width:47.35pt;height:20pt" o:ole="" type="#_x0000_t75">
                <v:imagedata r:id="rId315" o:title=""/>
              </v:shape>
              <o:OLEObject DrawAspect="Content" r:id="rId316" ObjectID="_1801769694" ProgID="Equation.DSMT4" ShapeID="_x0000_i1126" Type="Embed"/>
            </w:pict>
          </w:r>
          <w:sdt>
            <w:sdtPr>
              <w:tag w:val="goog_rdk_5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bằng</w:t>
              </w:r>
            </w:sdtContent>
          </w:sdt>
        </w:p>
      </w:sdtContent>
    </w:sdt>
    <w:sdt>
      <w:sdtPr>
        <w:tag w:val="goog_rdk_559"/>
      </w:sdtPr>
      <w:sdtContent>
        <w:p w:rsidR="00000000" w:rsidDel="00000000" w:rsidP="00000000" w:rsidRDefault="00000000" w:rsidRPr="00000000" w14:paraId="00000098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7" style="width:46pt;height:18pt" o:ole="" type="#_x0000_t75">
                <v:imagedata r:id="rId317" o:title=""/>
              </v:shape>
              <o:OLEObject DrawAspect="Content" r:id="rId318" ObjectID="_1801769695" ProgID="Equation.DSMT4" ShapeID="_x0000_i1127" Type="Embed"/>
            </w:pict>
          </w:r>
          <w:sdt>
            <w:sdtPr>
              <w:tag w:val="goog_rdk_5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8" style="width:46.65pt;height:18pt" o:ole="" type="#_x0000_t75">
                <v:imagedata r:id="rId319" o:title=""/>
              </v:shape>
              <o:OLEObject DrawAspect="Content" r:id="rId320" ObjectID="_1801769696" ProgID="Equation.DSMT4" ShapeID="_x0000_i1128" Type="Embed"/>
            </w:pict>
          </w:r>
          <w:sdt>
            <w:sdtPr>
              <w:tag w:val="goog_rdk_5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29" style="width:48pt;height:18pt" o:ole="" type="#_x0000_t75">
                <v:imagedata r:id="rId321" o:title=""/>
              </v:shape>
              <o:OLEObject DrawAspect="Content" r:id="rId322" ObjectID="_1801769697" ProgID="Equation.DSMT4" ShapeID="_x0000_i1129" Type="Embed"/>
            </w:pict>
          </w:r>
          <w:sdt>
            <w:sdtPr>
              <w:tag w:val="goog_rdk_5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0" style="width:48pt;height:18pt" o:ole="" type="#_x0000_t75">
                <v:imagedata r:id="rId323" o:title=""/>
              </v:shape>
              <o:OLEObject DrawAspect="Content" r:id="rId324" ObjectID="_1801769698" ProgID="Equation.DSMT4" ShapeID="_x0000_i1130" Type="Embed"/>
            </w:pict>
          </w:r>
          <w:sdt>
            <w:sdtPr>
              <w:tag w:val="goog_rdk_5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561"/>
      </w:sdtPr>
      <w:sdtContent>
        <w:p w:rsidR="00000000" w:rsidDel="00000000" w:rsidP="00000000" w:rsidRDefault="00000000" w:rsidRPr="00000000" w14:paraId="00000099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câu B </w:t>
              </w:r>
            </w:sdtContent>
          </w:sdt>
        </w:p>
      </w:sdtContent>
    </w:sdt>
    <w:sdt>
      <w:sdtPr>
        <w:tag w:val="goog_rdk_563"/>
      </w:sdtPr>
      <w:sdtContent>
        <w:p w:rsidR="00000000" w:rsidDel="00000000" w:rsidP="00000000" w:rsidRDefault="00000000" w:rsidRPr="00000000" w14:paraId="0000009A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1" style="width:186pt;height:19.35pt" o:ole="" type="#_x0000_t75">
                <v:imagedata r:id="rId325" o:title=""/>
              </v:shape>
              <o:OLEObject DrawAspect="Content" r:id="rId326" ObjectID="_1801769699" ProgID="Equation.DSMT4" ShapeID="_x0000_i1131" Type="Embed"/>
            </w:pict>
          </w:r>
          <w:sdt>
            <w:sdtPr>
              <w:tag w:val="goog_rdk_56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65"/>
      </w:sdtPr>
      <w:sdtContent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6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71"/>
      </w:sdtPr>
      <w:sdtContent>
        <w:p w:rsidR="00000000" w:rsidDel="00000000" w:rsidP="00000000" w:rsidRDefault="00000000" w:rsidRPr="00000000" w14:paraId="0000009C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7. </w:t>
              </w:r>
            </w:sdtContent>
          </w:sdt>
          <w:sdt>
            <w:sdtPr>
              <w:tag w:val="goog_rdk_5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Trong không gian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2" style="width:29.35pt;height:16pt" o:ole="" type="#_x0000_t75">
                <v:imagedata r:id="rId327" o:title=""/>
              </v:shape>
              <o:OLEObject DrawAspect="Content" r:id="rId328" ObjectID="_1801769700" ProgID="Equation.DSMT4" ShapeID="_x0000_i1132" Type="Embed"/>
            </w:pict>
          </w:r>
          <w:sdt>
            <w:sdtPr>
              <w:tag w:val="goog_rdk_5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phương trình mặt phẳng đi qua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3" style="width:54pt;height:20pt" o:ole="" type="#_x0000_t75">
                <v:imagedata r:id="rId329" o:title=""/>
              </v:shape>
              <o:OLEObject DrawAspect="Content" r:id="rId330" ObjectID="_1801769701" ProgID="Equation.DSMT4" ShapeID="_x0000_i1133" Type="Embed"/>
            </w:pict>
          </w:r>
          <w:sdt>
            <w:sdtPr>
              <w:tag w:val="goog_rdk_5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có vectơ pháp tuyến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4" style="width:54pt;height:21.35pt" o:ole="" type="#_x0000_t75">
                <v:imagedata r:id="rId331" o:title=""/>
              </v:shape>
              <o:OLEObject DrawAspect="Content" r:id="rId332" ObjectID="_1801769702" ProgID="Equation.DSMT4" ShapeID="_x0000_i1134" Type="Embed"/>
            </w:pict>
          </w:r>
          <w:sdt>
            <w:sdtPr>
              <w:tag w:val="goog_rdk_5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 :</w:t>
              </w:r>
            </w:sdtContent>
          </w:sdt>
        </w:p>
      </w:sdtContent>
    </w:sdt>
    <w:sdt>
      <w:sdtPr>
        <w:tag w:val="goog_rdk_579"/>
      </w:sdtPr>
      <w:sdtContent>
        <w:p w:rsidR="00000000" w:rsidDel="00000000" w:rsidP="00000000" w:rsidRDefault="00000000" w:rsidRPr="00000000" w14:paraId="0000009D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5" style="width:88pt;height:16pt" o:ole="" type="#_x0000_t75">
                <v:imagedata r:id="rId333" o:title=""/>
              </v:shape>
              <o:OLEObject DrawAspect="Content" r:id="rId334" ObjectID="_1801769703" ProgID="Equation.DSMT4" ShapeID="_x0000_i1135" Type="Embed"/>
            </w:pict>
          </w:r>
          <w:sdt>
            <w:sdtPr>
              <w:tag w:val="goog_rdk_5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ab/>
              </w:r>
            </w:sdtContent>
          </w:sdt>
          <w:sdt>
            <w:sdtPr>
              <w:tag w:val="goog_rdk_5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B.</w:t>
              </w:r>
            </w:sdtContent>
          </w:sdt>
          <w:sdt>
            <w:sdtPr>
              <w:tag w:val="goog_rdk_5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6" style="width:88pt;height:16pt" o:ole="" type="#_x0000_t75">
                <v:imagedata r:id="rId335" o:title=""/>
              </v:shape>
              <o:OLEObject DrawAspect="Content" r:id="rId336" ObjectID="_1801769704" ProgID="Equation.DSMT4" ShapeID="_x0000_i1136" Type="Embed"/>
            </w:pict>
          </w:r>
          <w:sdt>
            <w:sdtPr>
              <w:tag w:val="goog_rdk_5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5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</w:r>
            </w:sdtContent>
          </w:sdt>
        </w:p>
      </w:sdtContent>
    </w:sdt>
    <w:sdt>
      <w:sdtPr>
        <w:tag w:val="goog_rdk_584"/>
      </w:sdtPr>
      <w:sdtContent>
        <w:p w:rsidR="00000000" w:rsidDel="00000000" w:rsidP="00000000" w:rsidRDefault="00000000" w:rsidRPr="00000000" w14:paraId="0000009E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7" style="width:100pt;height:16pt" o:ole="" type="#_x0000_t75">
                <v:imagedata r:id="rId337" o:title=""/>
              </v:shape>
              <o:OLEObject DrawAspect="Content" r:id="rId338" ObjectID="_1801769705" ProgID="Equation.DSMT4" ShapeID="_x0000_i1137" Type="Embed"/>
            </w:pict>
          </w:r>
          <w:sdt>
            <w:sdtPr>
              <w:tag w:val="goog_rdk_58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58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8" style="width:100pt;height:16pt" o:ole="" type="#_x0000_t75">
                <v:imagedata r:id="rId339" o:title=""/>
              </v:shape>
              <o:OLEObject DrawAspect="Content" r:id="rId340" ObjectID="_1801769706" ProgID="Equation.DSMT4" ShapeID="_x0000_i1138" Type="Embed"/>
            </w:pict>
          </w:r>
          <w:sdt>
            <w:sdtPr>
              <w:tag w:val="goog_rdk_5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586"/>
      </w:sdtPr>
      <w:sdtContent>
        <w:p w:rsidR="00000000" w:rsidDel="00000000" w:rsidP="00000000" w:rsidRDefault="00000000" w:rsidRPr="00000000" w14:paraId="0000009F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câu B</w:t>
              </w:r>
            </w:sdtContent>
          </w:sdt>
        </w:p>
      </w:sdtContent>
    </w:sdt>
    <w:sdt>
      <w:sdtPr>
        <w:tag w:val="goog_rdk_588"/>
      </w:sdtPr>
      <w:sdtContent>
        <w:p w:rsidR="00000000" w:rsidDel="00000000" w:rsidP="00000000" w:rsidRDefault="00000000" w:rsidRPr="00000000" w14:paraId="000000A0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39" style="width:255.35pt;height:16pt" o:ole="" type="#_x0000_t75">
                <v:imagedata r:id="rId341" o:title=""/>
              </v:shape>
              <o:OLEObject DrawAspect="Content" r:id="rId342" ObjectID="_1801769707" ProgID="Equation.DSMT4" ShapeID="_x0000_i1139" Type="Embed"/>
            </w:pict>
          </w:r>
          <w:sdt>
            <w:sdtPr>
              <w:tag w:val="goog_rdk_58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90"/>
      </w:sdtPr>
      <w:sdtContent>
        <w:p w:rsidR="00000000" w:rsidDel="00000000" w:rsidP="00000000" w:rsidRDefault="00000000" w:rsidRPr="00000000" w14:paraId="000000A1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5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99"/>
      </w:sdtPr>
      <w:sdtContent>
        <w:p w:rsidR="00000000" w:rsidDel="00000000" w:rsidP="00000000" w:rsidRDefault="00000000" w:rsidRPr="00000000" w14:paraId="000000A2">
          <w:pPr>
            <w:widowControl w:val="0"/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5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8: </w:t>
              </w:r>
            </w:sdtContent>
          </w:sdt>
          <w:sdt>
            <w:sdtPr>
              <w:tag w:val="goog_rdk_5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hình chóp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0" style="width:36.65pt;height:14pt" o:ole="" type="#_x0000_t75">
                <v:imagedata r:id="rId343" o:title=""/>
              </v:shape>
              <o:OLEObject DrawAspect="Content" r:id="rId344" ObjectID="_1801769708" ProgID="Equation.DSMT4" ShapeID="_x0000_i1140" Type="Embed"/>
            </w:pict>
          </w:r>
          <w:sdt>
            <w:sdtPr>
              <w:tag w:val="goog_rdk_5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đáy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1" style="width:29.35pt;height:14pt" o:ole="" type="#_x0000_t75">
                <v:imagedata r:id="rId345" o:title=""/>
              </v:shape>
              <o:OLEObject DrawAspect="Content" r:id="rId346" ObjectID="_1801769709" ProgID="Equation.DSMT4" ShapeID="_x0000_i1141" Type="Embed"/>
            </w:pict>
          </w:r>
          <w:sdt>
            <w:sdtPr>
              <w:tag w:val="goog_rdk_5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tam giác vuông tại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142" style="width:12pt;height:12.65pt" o:ole="" type="#_x0000_t75">
                <v:imagedata r:id="rId347" o:title=""/>
              </v:shape>
              <o:OLEObject DrawAspect="Content" r:id="rId348" ObjectID="_1801769710" ProgID="Equation.DSMT4" ShapeID="_x0000_i1142" Type="Embed"/>
            </w:pict>
          </w:r>
          <w:sdt>
            <w:sdtPr>
              <w:tag w:val="goog_rdk_5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cạnh bên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3" style="width:17.35pt;height:14pt" o:ole="" type="#_x0000_t75">
                <v:imagedata r:id="rId349" o:title=""/>
              </v:shape>
              <o:OLEObject DrawAspect="Content" r:id="rId350" ObjectID="_1801769711" ProgID="Equation.DSMT4" ShapeID="_x0000_i1143" Type="Embed"/>
            </w:pict>
          </w:r>
          <w:sdt>
            <w:sdtPr>
              <w:tag w:val="goog_rdk_5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vuông góc với đáy. Khẳng định nào sau đây </w:t>
              </w:r>
            </w:sdtContent>
          </w:sdt>
          <w:sdt>
            <w:sdtPr>
              <w:tag w:val="goog_rdk_5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</w:t>
              </w:r>
            </w:sdtContent>
          </w:sdt>
          <w:sdt>
            <w:sdtPr>
              <w:tag w:val="goog_rdk_59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?</w:t>
              </w:r>
            </w:sdtContent>
          </w:sdt>
        </w:p>
      </w:sdtContent>
    </w:sdt>
    <w:sdt>
      <w:sdtPr>
        <w:tag w:val="goog_rdk_609"/>
      </w:sdtPr>
      <w:sdtContent>
        <w:p w:rsidR="00000000" w:rsidDel="00000000" w:rsidP="00000000" w:rsidRDefault="00000000" w:rsidRPr="00000000" w14:paraId="000000A3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4" style="width:66.65pt;height:20pt" o:ole="" type="#_x0000_t75">
                <v:imagedata r:id="rId351" o:title=""/>
              </v:shape>
              <o:OLEObject DrawAspect="Content" r:id="rId352" ObjectID="_1801769712" ProgID="Equation.DSMT4" ShapeID="_x0000_i1144" Type="Embed"/>
            </w:pict>
          </w:r>
          <w:sdt>
            <w:sdtPr>
              <w:tag w:val="goog_rdk_6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5" style="width:65.35pt;height:20pt" o:ole="" type="#_x0000_t75">
                <v:imagedata r:id="rId353" o:title=""/>
              </v:shape>
              <o:OLEObject DrawAspect="Content" r:id="rId354" ObjectID="_1801769713" ProgID="Equation.DSMT4" ShapeID="_x0000_i1145" Type="Embed"/>
            </w:pict>
          </w:r>
          <w:sdt>
            <w:sdtPr>
              <w:tag w:val="goog_rdk_6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6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6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6" style="width:64pt;height:20pt" o:ole="" type="#_x0000_t75">
                <v:imagedata r:id="rId355" o:title=""/>
              </v:shape>
              <o:OLEObject DrawAspect="Content" r:id="rId356" ObjectID="_1801769714" ProgID="Equation.DSMT4" ShapeID="_x0000_i1146" Type="Embed"/>
            </w:pict>
          </w:r>
          <w:sdt>
            <w:sdtPr>
              <w:tag w:val="goog_rdk_6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6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7" style="width:64pt;height:20pt" o:ole="" type="#_x0000_t75">
                <v:imagedata r:id="rId357" o:title=""/>
              </v:shape>
              <o:OLEObject DrawAspect="Content" r:id="rId358" ObjectID="_1801769715" ProgID="Equation.DSMT4" ShapeID="_x0000_i1147" Type="Embed"/>
            </w:pict>
          </w:r>
          <w:sdt>
            <w:sdtPr>
              <w:tag w:val="goog_rdk_6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611"/>
      </w:sdtPr>
      <w:sdtContent>
        <w:p w:rsidR="00000000" w:rsidDel="00000000" w:rsidP="00000000" w:rsidRDefault="00000000" w:rsidRPr="00000000" w14:paraId="000000A4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1189314" cy="1125372"/>
                <wp:effectExtent b="0" l="0" r="0" t="0"/>
                <wp:docPr id="2141042592" name="image391.png"/>
                <a:graphic>
                  <a:graphicData uri="http://schemas.openxmlformats.org/drawingml/2006/picture">
                    <pic:pic>
                      <pic:nvPicPr>
                        <pic:cNvPr id="0" name="image391.png"/>
                        <pic:cNvPicPr preferRelativeResize="0"/>
                      </pic:nvPicPr>
                      <pic:blipFill>
                        <a:blip r:embed="rId77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314" cy="11253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61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14"/>
      </w:sdtPr>
      <w:sdtContent>
        <w:p w:rsidR="00000000" w:rsidDel="00000000" w:rsidP="00000000" w:rsidRDefault="00000000" w:rsidRPr="00000000" w14:paraId="000000A5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48" style="width:135.35pt;height:36pt" o:ole="" type="#_x0000_t75">
                <v:imagedata r:id="rId359" o:title=""/>
              </v:shape>
              <o:OLEObject DrawAspect="Content" r:id="rId360" ObjectID="_1801769716" ProgID="Equation.DSMT4" ShapeID="_x0000_i1148" Type="Embed"/>
            </w:pict>
          </w:r>
          <w:sdt>
            <w:sdtPr>
              <w:tag w:val="goog_rdk_6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16"/>
      </w:sdtPr>
      <w:sdtContent>
        <w:p w:rsidR="00000000" w:rsidDel="00000000" w:rsidP="00000000" w:rsidRDefault="00000000" w:rsidRPr="00000000" w14:paraId="000000A6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C</w:t>
              </w:r>
            </w:sdtContent>
          </w:sdt>
        </w:p>
      </w:sdtContent>
    </w:sdt>
    <w:sdt>
      <w:sdtPr>
        <w:tag w:val="goog_rdk_620"/>
      </w:sdtPr>
      <w:sdtContent>
        <w:p w:rsidR="00000000" w:rsidDel="00000000" w:rsidP="00000000" w:rsidRDefault="00000000" w:rsidRPr="00000000" w14:paraId="000000A7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9: </w:t>
              </w:r>
            </w:sdtContent>
          </w:sdt>
          <w:sdt>
            <w:sdtPr>
              <w:tag w:val="goog_rdk_6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Tập nghiệm của bất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149" style="width:32.65pt;height:17.35pt" o:ole="" type="#_x0000_t75">
                <v:imagedata r:id="rId361" o:title=""/>
              </v:shape>
              <o:OLEObject DrawAspect="Content" r:id="rId362" ObjectID="_1801769717" ProgID="Equation.DSMT4" ShapeID="_x0000_i1149" Type="Embed"/>
            </w:pict>
          </w:r>
          <w:sdt>
            <w:sdtPr>
              <w:tag w:val="goog_rdk_6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là:</w:t>
              </w:r>
            </w:sdtContent>
          </w:sdt>
        </w:p>
      </w:sdtContent>
    </w:sdt>
    <w:sdt>
      <w:sdtPr>
        <w:tag w:val="goog_rdk_626"/>
      </w:sdtPr>
      <w:sdtContent>
        <w:p w:rsidR="00000000" w:rsidDel="00000000" w:rsidP="00000000" w:rsidRDefault="00000000" w:rsidRPr="00000000" w14:paraId="000000A8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0" style="width:38pt;height:18.65pt" o:ole="" type="#_x0000_t75">
                <v:imagedata r:id="rId363" o:title=""/>
              </v:shape>
              <o:OLEObject DrawAspect="Content" r:id="rId364" ObjectID="_1801769718" ProgID="Equation.DSMT4" ShapeID="_x0000_i1150" Type="Embed"/>
            </w:pict>
          </w:r>
          <w:sdt>
            <w:sdtPr>
              <w:tag w:val="goog_rdk_6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1" style="width:29.35pt;height:18.65pt" o:ole="" type="#_x0000_t75">
                <v:imagedata r:id="rId365" o:title=""/>
              </v:shape>
              <o:OLEObject DrawAspect="Content" r:id="rId366" ObjectID="_1801769719" ProgID="Equation.DSMT4" ShapeID="_x0000_i1151" Type="Embed"/>
            </w:pict>
          </w:r>
          <w:sdt>
            <w:sdtPr>
              <w:tag w:val="goog_rdk_6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2" style="width:39.35pt;height:18.65pt" o:ole="" type="#_x0000_t75">
                <v:imagedata r:id="rId367" o:title=""/>
              </v:shape>
              <o:OLEObject DrawAspect="Content" r:id="rId368" ObjectID="_1801769720" ProgID="Equation.DSMT4" ShapeID="_x0000_i1152" Type="Embed"/>
            </w:pict>
          </w:r>
          <w:sdt>
            <w:sdtPr>
              <w:tag w:val="goog_rdk_6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3" style="width:29.35pt;height:18.65pt" o:ole="" type="#_x0000_t75">
                <v:imagedata r:id="rId369" o:title=""/>
              </v:shape>
              <o:OLEObject DrawAspect="Content" r:id="rId370" ObjectID="_1801769721" ProgID="Equation.DSMT4" ShapeID="_x0000_i1153" Type="Embed"/>
            </w:pict>
          </w:r>
          <w:sdt>
            <w:sdtPr>
              <w:tag w:val="goog_rdk_62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28"/>
      </w:sdtPr>
      <w:sdtContent>
        <w:p w:rsidR="00000000" w:rsidDel="00000000" w:rsidP="00000000" w:rsidRDefault="00000000" w:rsidRPr="00000000" w14:paraId="000000A9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6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Hướng dẫn</w:t>
              </w:r>
            </w:sdtContent>
          </w:sdt>
        </w:p>
      </w:sdtContent>
    </w:sdt>
    <w:sdt>
      <w:sdtPr>
        <w:tag w:val="goog_rdk_630"/>
      </w:sdtPr>
      <w:sdtContent>
        <w:p w:rsidR="00000000" w:rsidDel="00000000" w:rsidP="00000000" w:rsidRDefault="00000000" w:rsidRPr="00000000" w14:paraId="000000AA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4" style="width:131.35pt;height:16.65pt" o:ole="" type="#_x0000_t75">
                <v:imagedata r:id="rId371" o:title=""/>
              </v:shape>
              <o:OLEObject DrawAspect="Content" r:id="rId372" ObjectID="_1801769722" ProgID="Equation.DSMT4" ShapeID="_x0000_i1154" Type="Embed"/>
            </w:pict>
          </w:r>
          <w:sdt>
            <w:sdtPr>
              <w:tag w:val="goog_rdk_62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32"/>
      </w:sdtPr>
      <w:sdtContent>
        <w:p w:rsidR="00000000" w:rsidDel="00000000" w:rsidP="00000000" w:rsidRDefault="00000000" w:rsidRPr="00000000" w14:paraId="000000AB">
          <w:pPr>
            <w:widowControl w:val="0"/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A</w:t>
              </w:r>
            </w:sdtContent>
          </w:sdt>
        </w:p>
      </w:sdtContent>
    </w:sdt>
    <w:sdt>
      <w:sdtPr>
        <w:tag w:val="goog_rdk_639"/>
      </w:sdtPr>
      <w:sdtContent>
        <w:p w:rsidR="00000000" w:rsidDel="00000000" w:rsidP="00000000" w:rsidRDefault="00000000" w:rsidRPr="00000000" w14:paraId="000000AC">
          <w:pPr>
            <w:tabs>
              <w:tab w:val="left" w:leader="none" w:pos="992"/>
            </w:tabs>
            <w:spacing w:after="0" w:before="12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10: </w:t>
              </w:r>
            </w:sdtContent>
          </w:sdt>
          <w:sdt>
            <w:sdtPr>
              <w:tag w:val="goog_rdk_6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cấp số nhân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5" style="width:24pt;height:18.65pt" o:ole="" type="#_x0000_t75">
                <v:imagedata r:id="rId373" o:title=""/>
              </v:shape>
              <o:OLEObject DrawAspect="Content" r:id="rId374" ObjectID="_1801769723" ProgID="Equation.DSMT4" ShapeID="_x0000_i1155" Type="Embed"/>
            </w:pict>
          </w:r>
          <w:sdt>
            <w:sdtPr>
              <w:tag w:val="goog_rdk_6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6" style="width:30.65pt;height:18pt" o:ole="" type="#_x0000_t75">
                <v:imagedata r:id="rId375" o:title=""/>
              </v:shape>
              <o:OLEObject DrawAspect="Content" r:id="rId376" ObjectID="_1801769724" ProgID="Equation.DSMT4" ShapeID="_x0000_i1156" Type="Embed"/>
            </w:pict>
          </w:r>
          <w:sdt>
            <w:sdtPr>
              <w:tag w:val="goog_rdk_6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công bội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57" style="width:27.35pt;height:16pt" o:ole="" type="#_x0000_t75">
                <v:imagedata r:id="rId377" o:title=""/>
              </v:shape>
              <o:OLEObject DrawAspect="Content" r:id="rId378" ObjectID="_1801769725" ProgID="Equation.DSMT4" ShapeID="_x0000_i1157" Type="Embed"/>
            </w:pict>
          </w:r>
          <w:sdt>
            <w:sdtPr>
              <w:tag w:val="goog_rdk_6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Tìm số hạng thứ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158" style="width:10.65pt;height:12.65pt" o:ole="" type="#_x0000_t75">
                <v:imagedata r:id="rId379" o:title=""/>
              </v:shape>
              <o:OLEObject DrawAspect="Content" r:id="rId380" ObjectID="_1801769726" ProgID="Equation.DSMT4" ShapeID="_x0000_i1158" Type="Embed"/>
            </w:pict>
          </w:r>
          <w:sdt>
            <w:sdtPr>
              <w:tag w:val="goog_rdk_6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của cấp số nhân?</w:t>
              </w:r>
            </w:sdtContent>
          </w:sdt>
        </w:p>
      </w:sdtContent>
    </w:sdt>
    <w:sdt>
      <w:sdtPr>
        <w:tag w:val="goog_rdk_649"/>
      </w:sdtPr>
      <w:sdtContent>
        <w:p w:rsidR="00000000" w:rsidDel="00000000" w:rsidP="00000000" w:rsidRDefault="00000000" w:rsidRPr="00000000" w14:paraId="000000AD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159" style="width:16pt;height:12.65pt" o:ole="" type="#_x0000_t75">
                <v:imagedata r:id="rId381" o:title=""/>
              </v:shape>
              <o:OLEObject DrawAspect="Content" r:id="rId382" ObjectID="_1801769727" ProgID="Equation.DSMT4" ShapeID="_x0000_i1159" Type="Embed"/>
            </w:pict>
          </w:r>
          <w:sdt>
            <w:sdtPr>
              <w:tag w:val="goog_rdk_6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  <w:tab/>
              </w:r>
            </w:sdtContent>
          </w:sdt>
          <w:sdt>
            <w:sdtPr>
              <w:tag w:val="goog_rdk_6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B</w:t>
              </w:r>
            </w:sdtContent>
          </w:sdt>
          <w:sdt>
            <w:sdtPr>
              <w:tag w:val="goog_rdk_6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0" style="width:15.35pt;height:15.35pt" o:ole="" type="#_x0000_t75">
                <v:imagedata r:id="rId383" o:title=""/>
              </v:shape>
              <o:OLEObject DrawAspect="Content" r:id="rId384" ObjectID="_1801769728" ProgID="Equation.DSMT4" ShapeID="_x0000_i1160" Type="Embed"/>
            </w:pict>
          </w:r>
          <w:sdt>
            <w:sdtPr>
              <w:tag w:val="goog_rdk_6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1" style="width:18.65pt;height:15.35pt" o:ole="" type="#_x0000_t75">
                <v:imagedata r:id="rId385" o:title=""/>
              </v:shape>
              <o:OLEObject DrawAspect="Content" r:id="rId386" ObjectID="_1801769729" ProgID="Equation.DSMT4" ShapeID="_x0000_i1161" Type="Embed"/>
            </w:pict>
          </w:r>
          <w:sdt>
            <w:sdtPr>
              <w:tag w:val="goog_rdk_6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2" style="width:15.35pt;height:15.35pt" o:ole="" type="#_x0000_t75">
                <v:imagedata r:id="rId387" o:title=""/>
              </v:shape>
              <o:OLEObject DrawAspect="Content" r:id="rId388" ObjectID="_1801769730" ProgID="Equation.DSMT4" ShapeID="_x0000_i1162" Type="Embed"/>
            </w:pict>
          </w:r>
          <w:sdt>
            <w:sdtPr>
              <w:tag w:val="goog_rdk_6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651"/>
      </w:sdtPr>
      <w:sdtContent>
        <w:p w:rsidR="00000000" w:rsidDel="00000000" w:rsidP="00000000" w:rsidRDefault="00000000" w:rsidRPr="00000000" w14:paraId="000000AE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6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Hướng dẫn</w:t>
              </w:r>
            </w:sdtContent>
          </w:sdt>
        </w:p>
      </w:sdtContent>
    </w:sdt>
    <w:sdt>
      <w:sdtPr>
        <w:tag w:val="goog_rdk_653"/>
      </w:sdtPr>
      <w:sdtContent>
        <w:p w:rsidR="00000000" w:rsidDel="00000000" w:rsidP="00000000" w:rsidRDefault="00000000" w:rsidRPr="00000000" w14:paraId="000000AF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3" style="width:106.65pt;height:19.35pt" o:ole="" type="#_x0000_t75">
                <v:imagedata r:id="rId389" o:title=""/>
              </v:shape>
              <o:OLEObject DrawAspect="Content" r:id="rId390" ObjectID="_1801769731" ProgID="Equation.DSMT4" ShapeID="_x0000_i1163" Type="Embed"/>
            </w:pict>
          </w:r>
          <w:sdt>
            <w:sdtPr>
              <w:tag w:val="goog_rdk_65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55"/>
      </w:sdtPr>
      <w:sdtContent>
        <w:p w:rsidR="00000000" w:rsidDel="00000000" w:rsidP="00000000" w:rsidRDefault="00000000" w:rsidRPr="00000000" w14:paraId="000000B0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Chọn câu B</w:t>
              </w:r>
            </w:sdtContent>
          </w:sdt>
        </w:p>
      </w:sdtContent>
    </w:sdt>
    <w:sdt>
      <w:sdtPr>
        <w:tag w:val="goog_rdk_661"/>
      </w:sdtPr>
      <w:sdtContent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6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Câu 11: </w:t>
              </w:r>
            </w:sdtContent>
          </w:sdt>
          <w:sdt>
            <w:sdtPr>
              <w:tag w:val="goog_rdk_6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Cho hình lập phương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164" style="width:90pt;height:14pt" o:ole="" type="#_x0000_t75">
                <v:imagedata r:id="rId391" o:title=""/>
              </v:shape>
              <o:OLEObject DrawAspect="Content" r:id="rId392" ObjectID="_1801769732" ProgID="Equation.DSMT4" ShapeID="_x0000_i1164" Type="Embed"/>
            </w:pict>
          </w:r>
          <w:sdt>
            <w:sdtPr>
              <w:tag w:val="goog_rdk_6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(minh họa như hình bên). Mệnh đề nào sau đây </w:t>
              </w:r>
            </w:sdtContent>
          </w:sdt>
          <w:sdt>
            <w:sdtPr>
              <w:tag w:val="goog_rdk_6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sai</w:t>
              </w:r>
            </w:sdtContent>
          </w:sdt>
          <w:sdt>
            <w:sdtPr>
              <w:tag w:val="goog_rdk_6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?</w:t>
              </w:r>
            </w:sdtContent>
          </w:sdt>
        </w:p>
      </w:sdtContent>
    </w:sdt>
    <w:sdt>
      <w:sdtPr>
        <w:tag w:val="goog_rdk_663"/>
      </w:sdtPr>
      <w:sdtContent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drawing>
              <wp:inline distB="0" distT="0" distL="0" distR="0">
                <wp:extent cx="1851660" cy="1371600"/>
                <wp:effectExtent b="0" l="0" r="0" t="0"/>
                <wp:docPr descr="Kết quả hình ảnh cho hình lập phương" id="2141042606" name="image384.jpg"/>
                <a:graphic>
                  <a:graphicData uri="http://schemas.openxmlformats.org/drawingml/2006/picture">
                    <pic:pic>
                      <pic:nvPicPr>
                        <pic:cNvPr descr="Kết quả hình ảnh cho hình lập phương" id="0" name="image384.jpg"/>
                        <pic:cNvPicPr preferRelativeResize="0"/>
                      </pic:nvPicPr>
                      <pic:blipFill>
                        <a:blip r:embed="rId77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1660" cy="1371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66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71"/>
      </w:sdtPr>
      <w:sdtContent>
        <w:p w:rsidR="00000000" w:rsidDel="00000000" w:rsidP="00000000" w:rsidRDefault="00000000" w:rsidRPr="00000000" w14:paraId="000000B3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6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A.</w:t>
              </w:r>
            </w:sdtContent>
          </w:sdt>
          <w:sdt>
            <w:sdtPr>
              <w:tag w:val="goog_rdk_6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5" style="width:109.35pt;height:16.65pt" o:ole="" type="#_x0000_t75">
                <v:imagedata r:id="rId393" o:title=""/>
              </v:shape>
              <o:OLEObject DrawAspect="Content" r:id="rId394" ObjectID="_1801769733" ProgID="Equation.DSMT4" ShapeID="_x0000_i1165" Type="Embed"/>
            </w:pict>
          </w:r>
          <w:sdt>
            <w:sdtPr>
              <w:tag w:val="goog_rdk_6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</w:t>
              </w:r>
            </w:sdtContent>
          </w:sdt>
          <w:sdt>
            <w:sdtPr>
              <w:tag w:val="goog_rdk_6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6" style="width:76.65pt;height:16.65pt" o:ole="" type="#_x0000_t75">
                <v:imagedata r:id="rId395" o:title=""/>
              </v:shape>
              <o:OLEObject DrawAspect="Content" r:id="rId396" ObjectID="_1801769734" ProgID="Equation.DSMT4" ShapeID="_x0000_i1166" Type="Embed"/>
            </w:pict>
          </w:r>
          <w:sdt>
            <w:sdtPr>
              <w:tag w:val="goog_rdk_6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7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80"/>
      </w:sdtPr>
      <w:sdtContent>
        <w:p w:rsidR="00000000" w:rsidDel="00000000" w:rsidP="00000000" w:rsidRDefault="00000000" w:rsidRPr="00000000" w14:paraId="000000B4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C.</w:t>
              </w:r>
            </w:sdtContent>
          </w:sdt>
          <w:sdt>
            <w:sdtPr>
              <w:tag w:val="goog_rdk_6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7" style="width:56pt;height:24pt" o:ole="" type="#_x0000_t75">
                <v:imagedata r:id="rId397" o:title=""/>
              </v:shape>
              <o:OLEObject DrawAspect="Content" r:id="rId398" ObjectID="_1801769735" ProgID="Equation.DSMT4" ShapeID="_x0000_i1167" Type="Embed"/>
            </w:pict>
          </w:r>
          <w:sdt>
            <w:sdtPr>
              <w:tag w:val="goog_rdk_6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                                   </w:t>
              </w:r>
            </w:sdtContent>
          </w:sdt>
          <w:sdt>
            <w:sdtPr>
              <w:tag w:val="goog_rdk_6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D</w:t>
              </w:r>
            </w:sdtContent>
          </w:sdt>
          <w:sdt>
            <w:sdtPr>
              <w:tag w:val="goog_rdk_6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8" style="width:48pt;height:16.65pt" o:ole="" type="#_x0000_t75">
                <v:imagedata r:id="rId399" o:title=""/>
              </v:shape>
              <o:OLEObject DrawAspect="Content" r:id="rId400" ObjectID="_1801769736" ProgID="Equation.DSMT4" ShapeID="_x0000_i1168" Type="Embed"/>
            </w:pict>
          </w:r>
          <w:sdt>
            <w:sdtPr>
              <w:tag w:val="goog_rdk_6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683"/>
      </w:sdtPr>
      <w:sdtContent>
        <w:p w:rsidR="00000000" w:rsidDel="00000000" w:rsidP="00000000" w:rsidRDefault="00000000" w:rsidRPr="00000000" w14:paraId="000000B5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8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câu D.</w:t>
              </w:r>
            </w:sdtContent>
          </w:sdt>
          <w:sdt>
            <w:sdtPr>
              <w:tag w:val="goog_rdk_68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85"/>
      </w:sdtPr>
      <w:sdtContent>
        <w:p w:rsidR="00000000" w:rsidDel="00000000" w:rsidP="00000000" w:rsidRDefault="00000000" w:rsidRPr="00000000" w14:paraId="000000B6">
          <w:pPr>
            <w:tabs>
              <w:tab w:val="left" w:leader="none" w:pos="992"/>
              <w:tab w:val="left" w:leader="none" w:pos="3402"/>
              <w:tab w:val="left" w:leader="none" w:pos="5669"/>
              <w:tab w:val="left" w:leader="none" w:pos="7937"/>
            </w:tabs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69" style="width:49.35pt;height:16.65pt" o:ole="" type="#_x0000_t75">
                <v:imagedata r:id="rId401" o:title=""/>
              </v:shape>
              <o:OLEObject DrawAspect="Content" r:id="rId402" ObjectID="_1801769737" ProgID="Equation.DSMT4" ShapeID="_x0000_i1169" Type="Embed"/>
            </w:pict>
          </w:r>
          <w:sdt>
            <w:sdtPr>
              <w:tag w:val="goog_rdk_68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89"/>
      </w:sdtPr>
      <w:sdtContent>
        <w:p w:rsidR="00000000" w:rsidDel="00000000" w:rsidP="00000000" w:rsidRDefault="00000000" w:rsidRPr="00000000" w14:paraId="000000B7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12: </w:t>
              </w:r>
            </w:sdtContent>
          </w:sdt>
          <w:sdt>
            <w:sdtPr>
              <w:tag w:val="goog_rdk_6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70" style="width:29.35pt;height:18.65pt" o:ole="" type="#_x0000_t75">
                <v:imagedata r:id="rId403" o:title=""/>
              </v:shape>
              <o:OLEObject DrawAspect="Content" r:id="rId404" ObjectID="_1801769738" ProgID="Equation.DSMT4" ShapeID="_x0000_i1170" Type="Embed"/>
            </w:pict>
          </w:r>
          <w:sdt>
            <w:sdtPr>
              <w:tag w:val="goog_rdk_6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bảng xét dấu của đạo hàm như sau</w:t>
              </w:r>
            </w:sdtContent>
          </w:sdt>
        </w:p>
      </w:sdtContent>
    </w:sdt>
    <w:sdt>
      <w:sdtPr>
        <w:tag w:val="goog_rdk_691"/>
      </w:sdtPr>
      <w:sdtContent>
        <w:p w:rsidR="00000000" w:rsidDel="00000000" w:rsidP="00000000" w:rsidRDefault="00000000" w:rsidRPr="00000000" w14:paraId="000000B8">
          <w:pPr>
            <w:spacing w:before="120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4533900" cy="617220"/>
                <wp:effectExtent b="0" l="0" r="0" t="0"/>
                <wp:docPr id="2141042603" name="image387.png"/>
                <a:graphic>
                  <a:graphicData uri="http://schemas.openxmlformats.org/drawingml/2006/picture">
                    <pic:pic>
                      <pic:nvPicPr>
                        <pic:cNvPr id="0" name="image387.png"/>
                        <pic:cNvPicPr preferRelativeResize="0"/>
                      </pic:nvPicPr>
                      <pic:blipFill>
                        <a:blip r:embed="rId77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3900" cy="6172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6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94"/>
      </w:sdtPr>
      <w:sdtContent>
        <w:p w:rsidR="00000000" w:rsidDel="00000000" w:rsidP="00000000" w:rsidRDefault="00000000" w:rsidRPr="00000000" w14:paraId="000000B9">
          <w:pPr>
            <w:spacing w:before="12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6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Hàm số đã cho nghịch biến trên khoảng nào dưới đây?</w:t>
              </w:r>
            </w:sdtContent>
          </w:sdt>
          <w:sdt>
            <w:sdtPr>
              <w:tag w:val="goog_rdk_69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04"/>
      </w:sdtPr>
      <w:sdtContent>
        <w:p w:rsidR="00000000" w:rsidDel="00000000" w:rsidP="00000000" w:rsidRDefault="00000000" w:rsidRPr="00000000" w14:paraId="000000BA">
          <w:pPr>
            <w:tabs>
              <w:tab w:val="left" w:leader="none" w:pos="3402"/>
              <w:tab w:val="left" w:leader="none" w:pos="5669"/>
              <w:tab w:val="left" w:leader="none" w:pos="7937"/>
            </w:tabs>
            <w:spacing w:after="0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6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A</w:t>
              </w:r>
            </w:sdtContent>
          </w:sdt>
          <w:sdt>
            <w:sdtPr>
              <w:tag w:val="goog_rdk_6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71" style="width:36.65pt;height:20pt" o:ole="" type="#_x0000_t75">
                <v:imagedata r:id="rId405" o:title=""/>
              </v:shape>
              <o:OLEObject DrawAspect="Content" r:id="rId406" ObjectID="_1801769739" ProgID="Equation.DSMT4" ShapeID="_x0000_i1171" Type="Embed"/>
            </w:pict>
          </w:r>
          <w:sdt>
            <w:sdtPr>
              <w:tag w:val="goog_rdk_6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69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B.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72" style="width:38pt;height:18.65pt" o:ole="" type="#_x0000_t75">
                <v:imagedata r:id="rId407" o:title=""/>
              </v:shape>
              <o:OLEObject DrawAspect="Content" r:id="rId408" ObjectID="_1801769740" ProgID="Equation.DSMT4" ShapeID="_x0000_i1172" Type="Embed"/>
            </w:pict>
          </w:r>
          <w:sdt>
            <w:sdtPr>
              <w:tag w:val="goog_rdk_6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7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73" style="width:29.35pt;height:20pt" o:ole="" type="#_x0000_t75">
                <v:imagedata r:id="rId409" o:title=""/>
              </v:shape>
              <o:OLEObject DrawAspect="Content" r:id="rId410" ObjectID="_1801769741" ProgID="Equation.DSMT4" ShapeID="_x0000_i1173" Type="Embed"/>
            </w:pict>
          </w:r>
          <w:sdt>
            <w:sdtPr>
              <w:tag w:val="goog_rdk_7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7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D.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74" style="width:46.65pt;height:18.65pt" o:ole="" type="#_x0000_t75">
                <v:imagedata r:id="rId411" o:title=""/>
              </v:shape>
              <o:OLEObject DrawAspect="Content" r:id="rId412" ObjectID="_1801769742" ProgID="Equation.DSMT4" ShapeID="_x0000_i1174" Type="Embed"/>
            </w:pict>
          </w:r>
          <w:sdt>
            <w:sdtPr>
              <w:tag w:val="goog_rdk_7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06"/>
      </w:sdtPr>
      <w:sdtContent>
        <w:p w:rsidR="00000000" w:rsidDel="00000000" w:rsidP="00000000" w:rsidRDefault="00000000" w:rsidRPr="00000000" w14:paraId="000000BB">
          <w:pPr>
            <w:spacing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câu A</w:t>
              </w:r>
            </w:sdtContent>
          </w:sdt>
        </w:p>
      </w:sdtContent>
    </w:sdt>
    <w:sdt>
      <w:sdtPr>
        <w:tag w:val="goog_rdk_708"/>
      </w:sdtPr>
      <w:sdtContent>
        <w:p w:rsidR="00000000" w:rsidDel="00000000" w:rsidP="00000000" w:rsidRDefault="00000000" w:rsidRPr="00000000" w14:paraId="000000BC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0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10"/>
      </w:sdtPr>
      <w:sdtContent>
        <w:p w:rsidR="00000000" w:rsidDel="00000000" w:rsidP="00000000" w:rsidRDefault="00000000" w:rsidRPr="00000000" w14:paraId="000000BD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PHẦN II. Thí sinh trả lời từ câu 1 đến câu 4. Trong mỗi ý a), b), c), d) ở mỗi câu, thí sinh chọn đúng hoặc sai.</w:t>
              </w:r>
            </w:sdtContent>
          </w:sdt>
        </w:p>
      </w:sdtContent>
    </w:sdt>
    <w:sdt>
      <w:sdtPr>
        <w:tag w:val="goog_rdk_712"/>
      </w:sdtPr>
      <w:sdtContent>
        <w:p w:rsidR="00000000" w:rsidDel="00000000" w:rsidP="00000000" w:rsidRDefault="00000000" w:rsidRPr="00000000" w14:paraId="000000BE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16"/>
      </w:sdtPr>
      <w:sdtContent>
        <w:p w:rsidR="00000000" w:rsidDel="00000000" w:rsidP="00000000" w:rsidRDefault="00000000" w:rsidRPr="00000000" w14:paraId="000000BF">
          <w:pPr>
            <w:spacing w:after="0" w:line="240" w:lineRule="auto"/>
            <w:ind w:left="567" w:hanging="567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1: </w:t>
              </w:r>
            </w:sdtContent>
          </w:sdt>
          <w:sdt>
            <w:sdtPr>
              <w:tag w:val="goog_rdk_7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50" style="width:86pt;height:16pt" o:ole="" type="#_x0000_t75">
                <v:imagedata r:id="rId413" o:title=""/>
              </v:shape>
              <o:OLEObject DrawAspect="Content" r:id="rId414" ObjectID="_1801769743" ProgID="Equation.DSMT4" ShapeID="_x0000_i2250" Type="Embed"/>
            </w:pict>
          </w:r>
          <w:sdt>
            <w:sdtPr>
              <w:tag w:val="goog_rdk_7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21"/>
      </w:sdtPr>
      <w:sdtContent>
        <w:p w:rsidR="00000000" w:rsidDel="00000000" w:rsidP="00000000" w:rsidRDefault="00000000" w:rsidRPr="00000000" w14:paraId="000000C0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7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55" style="width:45.35pt;height:16pt" o:ole="" type="#_x0000_t75">
                <v:imagedata r:id="rId415" o:title=""/>
              </v:shape>
              <o:OLEObject DrawAspect="Content" r:id="rId416" ObjectID="_1801769744" ProgID="Equation.DSMT4" ShapeID="_x0000_i2255" Type="Embed"/>
            </w:pict>
          </w:r>
          <w:sdt>
            <w:sdtPr>
              <w:tag w:val="goog_rdk_7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57" style="width:70pt;height:31.35pt" o:ole="" type="#_x0000_t75">
                <v:imagedata r:id="rId417" o:title=""/>
              </v:shape>
              <o:OLEObject DrawAspect="Content" r:id="rId418" ObjectID="_1801769745" ProgID="Equation.DSMT4" ShapeID="_x0000_i2257" Type="Embed"/>
            </w:pict>
          </w:r>
          <w:sdt>
            <w:sdtPr>
              <w:tag w:val="goog_rdk_7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25"/>
      </w:sdtPr>
      <w:sdtContent>
        <w:p w:rsidR="00000000" w:rsidDel="00000000" w:rsidP="00000000" w:rsidRDefault="00000000" w:rsidRPr="00000000" w14:paraId="000000C1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</w:t>
              </w:r>
            </w:sdtContent>
          </w:sdt>
          <w:sdt>
            <w:sdtPr>
              <w:tag w:val="goog_rdk_7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Đạo hàm của hàm số đã cho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5" style="width:88pt;height:16pt" o:ole="" type="#_x0000_t75">
                <v:imagedata r:id="rId419" o:title=""/>
              </v:shape>
              <o:OLEObject DrawAspect="Content" r:id="rId420" ObjectID="_1801769746" ProgID="Equation.DSMT4" ShapeID="_x0000_i2265" Type="Embed"/>
            </w:pict>
          </w:r>
          <w:sdt>
            <w:sdtPr>
              <w:tag w:val="goog_rdk_7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31"/>
      </w:sdtPr>
      <w:sdtContent>
        <w:p w:rsidR="00000000" w:rsidDel="00000000" w:rsidP="00000000" w:rsidRDefault="00000000" w:rsidRPr="00000000" w14:paraId="000000C2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7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Nghiệm của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153" style="width:47.35pt;height:16pt" o:ole="" type="#_x0000_t75">
                <v:imagedata r:id="rId421" o:title=""/>
              </v:shape>
              <o:OLEObject DrawAspect="Content" r:id="rId422" ObjectID="_1801769747" ProgID="Equation.DSMT4" ShapeID="_x0000_i2153" Type="Embed"/>
            </w:pict>
          </w:r>
          <w:sdt>
            <w:sdtPr>
              <w:tag w:val="goog_rdk_7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đoạn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154" style="width:33.35pt;height:33.35pt" o:ole="" type="#_x0000_t75">
                <v:imagedata r:id="rId423" o:title=""/>
              </v:shape>
              <o:OLEObject DrawAspect="Content" r:id="rId424" ObjectID="_1801769748" ProgID="Equation.DSMT4" ShapeID="_x0000_i2154" Type="Embed"/>
            </w:pict>
          </w:r>
          <w:sdt>
            <w:sdtPr>
              <w:tag w:val="goog_rdk_7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8" style="width:13.35pt;height:31.35pt" o:ole="" type="#_x0000_t75">
                <v:imagedata r:id="rId425" o:title=""/>
              </v:shape>
              <o:OLEObject DrawAspect="Content" r:id="rId426" ObjectID="_1801769749" ProgID="Equation.DSMT4" ShapeID="_x0000_i2268" Type="Embed"/>
            </w:pict>
          </w:r>
          <w:sdt>
            <w:sdtPr>
              <w:tag w:val="goog_rdk_7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37"/>
      </w:sdtPr>
      <w:sdtContent>
        <w:p w:rsidR="00000000" w:rsidDel="00000000" w:rsidP="00000000" w:rsidRDefault="00000000" w:rsidRPr="00000000" w14:paraId="000000C3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7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Giá trị lớn nhất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156" style="width:27.35pt;height:16pt" o:ole="" type="#_x0000_t75">
                <v:imagedata r:id="rId427" o:title=""/>
              </v:shape>
              <o:OLEObject DrawAspect="Content" r:id="rId428" ObjectID="_1801769750" ProgID="Equation.DSMT4" ShapeID="_x0000_i2156" Type="Embed"/>
            </w:pict>
          </w:r>
          <w:sdt>
            <w:sdtPr>
              <w:tag w:val="goog_rdk_7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đoạn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157" style="width:33.35pt;height:33.35pt" o:ole="" type="#_x0000_t75">
                <v:imagedata r:id="rId429" o:title=""/>
              </v:shape>
              <o:OLEObject DrawAspect="Content" r:id="rId430" ObjectID="_1801769751" ProgID="Equation.DSMT4" ShapeID="_x0000_i2157" Type="Embed"/>
            </w:pict>
          </w:r>
          <w:sdt>
            <w:sdtPr>
              <w:tag w:val="goog_rdk_7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158" style="width:38.65pt;height:30.65pt" o:ole="" type="#_x0000_t75">
                <v:imagedata r:id="rId431" o:title=""/>
              </v:shape>
              <o:OLEObject DrawAspect="Content" r:id="rId432" ObjectID="_1801769752" ProgID="Equation.DSMT4" ShapeID="_x0000_i2158" Type="Embed"/>
            </w:pict>
          </w:r>
          <w:sdt>
            <w:sdtPr>
              <w:tag w:val="goog_rdk_7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739"/>
      </w:sdtPr>
      <w:sdtContent>
        <w:p w:rsidR="00000000" w:rsidDel="00000000" w:rsidP="00000000" w:rsidRDefault="00000000" w:rsidRPr="00000000" w14:paraId="000000C4">
          <w:pPr>
            <w:spacing w:after="0" w:line="240" w:lineRule="auto"/>
            <w:ind w:left="567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Hướng dẫn</w:t>
              </w:r>
            </w:sdtContent>
          </w:sdt>
        </w:p>
      </w:sdtContent>
    </w:sdt>
    <w:sdt>
      <w:sdtPr>
        <w:tag w:val="goog_rdk_745"/>
      </w:sdtPr>
      <w:sdtContent>
        <w:p w:rsidR="00000000" w:rsidDel="00000000" w:rsidP="00000000" w:rsidRDefault="00000000" w:rsidRPr="00000000" w14:paraId="000000C5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a) Chọn </w:t>
              </w:r>
            </w:sdtContent>
          </w:sdt>
          <w:sdt>
            <w:sdtPr>
              <w:tag w:val="goog_rdk_7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đúng.</w:t>
              </w:r>
            </w:sdtContent>
          </w:sdt>
          <w:sdt>
            <w:sdtPr>
              <w:tag w:val="goog_rdk_7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0" style="width:104pt;height:16pt" o:ole="" type="#_x0000_t75">
                <v:imagedata r:id="rId433" o:title=""/>
              </v:shape>
              <o:OLEObject DrawAspect="Content" r:id="rId434" ObjectID="_1801769753" ProgID="Equation.DSMT4" ShapeID="_x0000_i2260" Type="Embed"/>
            </w:pict>
          </w:r>
          <w:sdt>
            <w:sdtPr>
              <w:tag w:val="goog_rdk_7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3" style="width:141.35pt;height:34pt" o:ole="" type="#_x0000_t75">
                <v:imagedata r:id="rId435" o:title=""/>
              </v:shape>
              <o:OLEObject DrawAspect="Content" r:id="rId436" ObjectID="_1801769754" ProgID="Equation.DSMT4" ShapeID="_x0000_i2263" Type="Embed"/>
            </w:pict>
          </w:r>
          <w:sdt>
            <w:sdtPr>
              <w:tag w:val="goog_rdk_74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50"/>
      </w:sdtPr>
      <w:sdtContent>
        <w:p w:rsidR="00000000" w:rsidDel="00000000" w:rsidP="00000000" w:rsidRDefault="00000000" w:rsidRPr="00000000" w14:paraId="000000C6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b) Chọn </w:t>
              </w:r>
            </w:sdtContent>
          </w:sdt>
          <w:sdt>
            <w:sdtPr>
              <w:tag w:val="goog_rdk_7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</w:t>
              </w:r>
            </w:sdtContent>
          </w:sdt>
          <w:sdt>
            <w:sdtPr>
              <w:tag w:val="goog_rdk_7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6" style="width:88pt;height:16pt" o:ole="" type="#_x0000_t75">
                <v:imagedata r:id="rId437" o:title=""/>
              </v:shape>
              <o:OLEObject DrawAspect="Content" r:id="rId438" ObjectID="_1801769755" ProgID="Equation.DSMT4" ShapeID="_x0000_i2266" Type="Embed"/>
            </w:pict>
          </w:r>
          <w:sdt>
            <w:sdtPr>
              <w:tag w:val="goog_rdk_74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54"/>
      </w:sdtPr>
      <w:sdtContent>
        <w:p w:rsidR="00000000" w:rsidDel="00000000" w:rsidP="00000000" w:rsidRDefault="00000000" w:rsidRPr="00000000" w14:paraId="000000C7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c) Chọn </w:t>
              </w:r>
            </w:sdtContent>
          </w:sdt>
          <w:sdt>
            <w:sdtPr>
              <w:tag w:val="goog_rdk_7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69" style="width:88pt;height:16pt" o:ole="" type="#_x0000_t75">
                <v:imagedata r:id="rId439" o:title=""/>
              </v:shape>
              <o:OLEObject DrawAspect="Content" r:id="rId440" ObjectID="_1801769756" ProgID="Equation.DSMT4" ShapeID="_x0000_i2269" Type="Embed"/>
            </w:pict>
          </w:r>
          <w:sdt>
            <w:sdtPr>
              <w:tag w:val="goog_rdk_75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57"/>
      </w:sdtPr>
      <w:sdtContent>
        <w:p w:rsidR="00000000" w:rsidDel="00000000" w:rsidP="00000000" w:rsidRDefault="00000000" w:rsidRPr="00000000" w14:paraId="000000C8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75" style="width:199.35pt;height:31.35pt" o:ole="" type="#_x0000_t75">
                <v:imagedata r:id="rId441" o:title=""/>
              </v:shape>
              <o:OLEObject DrawAspect="Content" r:id="rId442" ObjectID="_1801769757" ProgID="Equation.DSMT4" ShapeID="_x0000_i2275" Type="Embed"/>
            </w:pict>
          </w:r>
          <w:sdt>
            <w:sdtPr>
              <w:tag w:val="goog_rdk_75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61"/>
      </w:sdtPr>
      <w:sdtContent>
        <w:p w:rsidR="00000000" w:rsidDel="00000000" w:rsidP="00000000" w:rsidRDefault="00000000" w:rsidRPr="00000000" w14:paraId="000000C9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Mà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78" style="width:53.35pt;height:34pt" o:ole="" type="#_x0000_t75">
                <v:imagedata r:id="rId443" o:title=""/>
              </v:shape>
              <o:OLEObject DrawAspect="Content" r:id="rId444" ObjectID="_1801769758" ProgID="Equation.DSMT4" ShapeID="_x0000_i2278" Type="Embed"/>
            </w:pict>
          </w:r>
          <w:sdt>
            <w:sdtPr>
              <w:tag w:val="goog_rdk_7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nên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81" style="width:32pt;height:31.35pt" o:ole="" type="#_x0000_t75">
                <v:imagedata r:id="rId445" o:title=""/>
              </v:shape>
              <o:OLEObject DrawAspect="Content" r:id="rId446" ObjectID="_1801769759" ProgID="Equation.DSMT4" ShapeID="_x0000_i2281" Type="Embed"/>
            </w:pict>
          </w:r>
          <w:sdt>
            <w:sdtPr>
              <w:tag w:val="goog_rdk_76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65"/>
      </w:sdtPr>
      <w:sdtContent>
        <w:p w:rsidR="00000000" w:rsidDel="00000000" w:rsidP="00000000" w:rsidRDefault="00000000" w:rsidRPr="00000000" w14:paraId="000000CA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d) Chọn </w:t>
              </w:r>
            </w:sdtContent>
          </w:sdt>
          <w:sdt>
            <w:sdtPr>
              <w:tag w:val="goog_rdk_7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sai</w:t>
              </w:r>
            </w:sdtContent>
          </w:sdt>
          <w:sdt>
            <w:sdtPr>
              <w:tag w:val="goog_rdk_7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</w:p>
      </w:sdtContent>
    </w:sdt>
    <w:sdt>
      <w:sdtPr>
        <w:tag w:val="goog_rdk_768"/>
      </w:sdtPr>
      <w:sdtContent>
        <w:p w:rsidR="00000000" w:rsidDel="00000000" w:rsidP="00000000" w:rsidRDefault="00000000" w:rsidRPr="00000000" w14:paraId="000000CB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84" style="width:330.65pt;height:36pt" o:ole="" type="#_x0000_t75">
                <v:imagedata r:id="rId447" o:title=""/>
              </v:shape>
              <o:OLEObject DrawAspect="Content" r:id="rId448" ObjectID="_1801769760" ProgID="Equation.DSMT4" ShapeID="_x0000_i2284" Type="Embed"/>
            </w:pict>
          </w:r>
          <w:sdt>
            <w:sdtPr>
              <w:tag w:val="goog_rdk_76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71"/>
      </w:sdtPr>
      <w:sdtContent>
        <w:p w:rsidR="00000000" w:rsidDel="00000000" w:rsidP="00000000" w:rsidRDefault="00000000" w:rsidRPr="00000000" w14:paraId="000000CC">
          <w:pPr>
            <w:spacing w:after="0" w:line="240" w:lineRule="auto"/>
            <w:ind w:left="567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Vậy giá trị lớn nhất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87" style="width:39.35pt;height:31.35pt" o:ole="" type="#_x0000_t75">
                <v:imagedata r:id="rId449" o:title=""/>
              </v:shape>
              <o:OLEObject DrawAspect="Content" r:id="rId450" ObjectID="_1801769761" ProgID="Equation.DSMT4" ShapeID="_x0000_i2287" Type="Embed"/>
            </w:pict>
          </w:r>
          <w:sdt>
            <w:sdtPr>
              <w:tag w:val="goog_rdk_77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76"/>
      </w:sdtPr>
      <w:sdtContent>
        <w:p w:rsidR="00000000" w:rsidDel="00000000" w:rsidP="00000000" w:rsidRDefault="00000000" w:rsidRPr="00000000" w14:paraId="000000CD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2. </w:t>
              </w:r>
            </w:sdtContent>
          </w:sdt>
          <w:sdt>
            <w:sdtPr>
              <w:tag w:val="goog_rdk_7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18" style="width:71.35pt;height:16pt" o:ole="" type="#_x0000_t75">
                <v:imagedata r:id="rId451" o:title=""/>
              </v:shape>
              <o:OLEObject DrawAspect="Content" r:id="rId452" ObjectID="_1801769762" ProgID="Equation.DSMT4" ShapeID="_x0000_i2818" Type="Embed"/>
            </w:pict>
          </w:r>
          <w:sdt>
            <w:sdtPr>
              <w:tag w:val="goog_rdk_7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21" style="width:75.35pt;height:31.35pt" o:ole="" type="#_x0000_t75">
                <v:imagedata r:id="rId453" o:title=""/>
              </v:shape>
              <o:OLEObject DrawAspect="Content" r:id="rId454" ObjectID="_1801769763" ProgID="Equation.DSMT4" ShapeID="_x0000_i2821" Type="Embed"/>
            </w:pict>
          </w:r>
          <w:sdt>
            <w:sdtPr>
              <w:tag w:val="goog_rdk_77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81"/>
      </w:sdtPr>
      <w:sdtContent>
        <w:p w:rsidR="00000000" w:rsidDel="00000000" w:rsidP="00000000" w:rsidRDefault="00000000" w:rsidRPr="00000000" w14:paraId="000000CE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7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7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87" style="width:106pt;height:22pt" o:ole="" type="#_x0000_t75">
                <v:imagedata r:id="rId455" o:title=""/>
              </v:shape>
              <o:OLEObject DrawAspect="Content" r:id="rId456" ObjectID="_1801769764" ProgID="Equation.DSMT4" ShapeID="_x0000_i2887" Type="Embed"/>
            </w:pict>
          </w:r>
          <w:sdt>
            <w:sdtPr>
              <w:tag w:val="goog_rdk_78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86"/>
      </w:sdtPr>
      <w:sdtContent>
        <w:p w:rsidR="00000000" w:rsidDel="00000000" w:rsidP="00000000" w:rsidRDefault="00000000" w:rsidRPr="00000000" w14:paraId="000000CF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8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7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</w:t>
              </w:r>
            </w:sdtContent>
          </w:sdt>
          <w:sdt>
            <w:sdtPr>
              <w:tag w:val="goog_rdk_7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92" style="width:111.35pt;height:22pt" o:ole="" type="#_x0000_t75">
                <v:imagedata r:id="rId457" o:title=""/>
              </v:shape>
              <o:OLEObject DrawAspect="Content" r:id="rId458" ObjectID="_1801769765" ProgID="Equation.DSMT4" ShapeID="_x0000_i2892" Type="Embed"/>
            </w:pict>
          </w:r>
          <w:sdt>
            <w:sdtPr>
              <w:tag w:val="goog_rdk_78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91"/>
      </w:sdtPr>
      <w:sdtContent>
        <w:p w:rsidR="00000000" w:rsidDel="00000000" w:rsidP="00000000" w:rsidRDefault="00000000" w:rsidRPr="00000000" w14:paraId="000000D0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7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7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99" style="width:162pt;height:22pt" o:ole="" type="#_x0000_t75">
                <v:imagedata r:id="rId459" o:title=""/>
              </v:shape>
              <o:OLEObject DrawAspect="Content" r:id="rId460" ObjectID="_1801769766" ProgID="Equation.DSMT4" ShapeID="_x0000_i2899" Type="Embed"/>
            </w:pict>
          </w:r>
          <w:sdt>
            <w:sdtPr>
              <w:tag w:val="goog_rdk_7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98"/>
      </w:sdtPr>
      <w:sdtContent>
        <w:p w:rsidR="00000000" w:rsidDel="00000000" w:rsidP="00000000" w:rsidRDefault="00000000" w:rsidRPr="00000000" w14:paraId="000000D1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7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7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7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07" style="width:108pt;height:33.35pt" o:ole="" type="#_x0000_t75">
                <v:imagedata r:id="rId461" o:title=""/>
              </v:shape>
              <o:OLEObject DrawAspect="Content" r:id="rId462" ObjectID="_1801769767" ProgID="Equation.DSMT4" ShapeID="_x0000_i2907" Type="Embed"/>
            </w:pict>
          </w:r>
          <w:sdt>
            <w:sdtPr>
              <w:tag w:val="goog_rdk_7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(biết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10" style="width:10pt;height:11.35pt" o:ole="" type="#_x0000_t75">
                <v:imagedata r:id="rId463" o:title=""/>
              </v:shape>
              <o:OLEObject DrawAspect="Content" r:id="rId464" ObjectID="_1801769768" ProgID="Equation.DSMT4" ShapeID="_x0000_i2910" Type="Embed"/>
            </w:pict>
          </w:r>
          <w:sdt>
            <w:sdtPr>
              <w:tag w:val="goog_rdk_7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thỏa mãn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13" style="width:42.65pt;height:16pt" o:ole="" type="#_x0000_t75">
                <v:imagedata r:id="rId465" o:title=""/>
              </v:shape>
              <o:OLEObject DrawAspect="Content" r:id="rId466" ObjectID="_1801769769" ProgID="Equation.DSMT4" ShapeID="_x0000_i2913" Type="Embed"/>
            </w:pict>
          </w:r>
          <w:sdt>
            <w:sdtPr>
              <w:tag w:val="goog_rdk_7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).</w:t>
              </w:r>
            </w:sdtContent>
          </w:sdt>
        </w:p>
      </w:sdtContent>
    </w:sdt>
    <w:sdt>
      <w:sdtPr>
        <w:tag w:val="goog_rdk_800"/>
      </w:sdtPr>
      <w:sdtContent>
        <w:p w:rsidR="00000000" w:rsidDel="00000000" w:rsidP="00000000" w:rsidRDefault="00000000" w:rsidRPr="00000000" w14:paraId="000000D2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7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Giải.</w:t>
              </w:r>
            </w:sdtContent>
          </w:sdt>
        </w:p>
      </w:sdtContent>
    </w:sdt>
    <w:sdt>
      <w:sdtPr>
        <w:tag w:val="goog_rdk_802"/>
      </w:sdtPr>
      <w:sdtContent>
        <w:p w:rsidR="00000000" w:rsidDel="00000000" w:rsidP="00000000" w:rsidRDefault="00000000" w:rsidRPr="00000000" w14:paraId="000000D3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0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04"/>
      </w:sdtPr>
      <w:sdtContent>
        <w:p w:rsidR="00000000" w:rsidDel="00000000" w:rsidP="00000000" w:rsidRDefault="00000000" w:rsidRPr="00000000" w14:paraId="000000D4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 Chọn đúng</w:t>
              </w:r>
            </w:sdtContent>
          </w:sdt>
        </w:p>
      </w:sdtContent>
    </w:sdt>
    <w:sdt>
      <w:sdtPr>
        <w:tag w:val="goog_rdk_807"/>
      </w:sdtPr>
      <w:sdtContent>
        <w:p w:rsidR="00000000" w:rsidDel="00000000" w:rsidP="00000000" w:rsidRDefault="00000000" w:rsidRPr="00000000" w14:paraId="000000D5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18" style="width:166pt;height:22pt" o:ole="" type="#_x0000_t75">
                <v:imagedata r:id="rId467" o:title=""/>
              </v:shape>
              <o:OLEObject DrawAspect="Content" r:id="rId468" ObjectID="_1801769770" ProgID="Equation.DSMT4" ShapeID="_x0000_i2918" Type="Embed"/>
            </w:pict>
          </w:r>
          <w:sdt>
            <w:sdtPr>
              <w:tag w:val="goog_rdk_80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09"/>
      </w:sdtPr>
      <w:sdtContent>
        <w:p w:rsidR="00000000" w:rsidDel="00000000" w:rsidP="00000000" w:rsidRDefault="00000000" w:rsidRPr="00000000" w14:paraId="000000D6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Chọn sai</w:t>
              </w:r>
            </w:sdtContent>
          </w:sdt>
        </w:p>
      </w:sdtContent>
    </w:sdt>
    <w:sdt>
      <w:sdtPr>
        <w:tag w:val="goog_rdk_813"/>
      </w:sdtPr>
      <w:sdtContent>
        <w:p w:rsidR="00000000" w:rsidDel="00000000" w:rsidP="00000000" w:rsidRDefault="00000000" w:rsidRPr="00000000" w14:paraId="000000D7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sdt>
            <w:sdtPr>
              <w:tag w:val="goog_rdk_8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23" style="width:127.35pt;height:31.35pt" o:ole="" type="#_x0000_t75">
                <v:imagedata r:id="rId469" o:title=""/>
              </v:shape>
              <o:OLEObject DrawAspect="Content" r:id="rId470" ObjectID="_1801769771" ProgID="Equation.DSMT4" ShapeID="_x0000_i2923" Type="Embed"/>
            </w:pict>
          </w:r>
          <w:sdt>
            <w:sdtPr>
              <w:tag w:val="goog_rdk_81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15"/>
      </w:sdtPr>
      <w:sdtContent>
        <w:p w:rsidR="00000000" w:rsidDel="00000000" w:rsidP="00000000" w:rsidRDefault="00000000" w:rsidRPr="00000000" w14:paraId="000000D8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26" style="width:197.35pt;height:22pt" o:ole="" type="#_x0000_t75">
                <v:imagedata r:id="rId471" o:title=""/>
              </v:shape>
              <o:OLEObject DrawAspect="Content" r:id="rId472" ObjectID="_1801769772" ProgID="Equation.DSMT4" ShapeID="_x0000_i2926" Type="Embed"/>
            </w:pict>
          </w:r>
          <w:sdt>
            <w:sdtPr>
              <w:tag w:val="goog_rdk_81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17"/>
      </w:sdtPr>
      <w:sdtContent>
        <w:p w:rsidR="00000000" w:rsidDel="00000000" w:rsidP="00000000" w:rsidRDefault="00000000" w:rsidRPr="00000000" w14:paraId="000000D9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 Chọn đúng</w:t>
              </w:r>
            </w:sdtContent>
          </w:sdt>
        </w:p>
      </w:sdtContent>
    </w:sdt>
    <w:sdt>
      <w:sdtPr>
        <w:tag w:val="goog_rdk_819"/>
      </w:sdtPr>
      <w:sdtContent>
        <w:p w:rsidR="00000000" w:rsidDel="00000000" w:rsidP="00000000" w:rsidRDefault="00000000" w:rsidRPr="00000000" w14:paraId="000000DA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31" style="width:363.35pt;height:22pt" o:ole="" type="#_x0000_t75">
                <v:imagedata r:id="rId473" o:title=""/>
              </v:shape>
              <o:OLEObject DrawAspect="Content" r:id="rId474" ObjectID="_1801769773" ProgID="Equation.DSMT4" ShapeID="_x0000_i2931" Type="Embed"/>
            </w:pict>
          </w:r>
          <w:sdt>
            <w:sdtPr>
              <w:tag w:val="goog_rdk_81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21"/>
      </w:sdtPr>
      <w:sdtContent>
        <w:p w:rsidR="00000000" w:rsidDel="00000000" w:rsidP="00000000" w:rsidRDefault="00000000" w:rsidRPr="00000000" w14:paraId="000000DB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 Chọn sai</w:t>
              </w:r>
            </w:sdtContent>
          </w:sdt>
        </w:p>
      </w:sdtContent>
    </w:sdt>
    <w:sdt>
      <w:sdtPr>
        <w:tag w:val="goog_rdk_823"/>
      </w:sdtPr>
      <w:sdtContent>
        <w:p w:rsidR="00000000" w:rsidDel="00000000" w:rsidP="00000000" w:rsidRDefault="00000000" w:rsidRPr="00000000" w14:paraId="000000DC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82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25"/>
      </w:sdtPr>
      <w:sdtContent>
        <w:p w:rsidR="00000000" w:rsidDel="00000000" w:rsidP="00000000" w:rsidRDefault="00000000" w:rsidRPr="00000000" w14:paraId="000000DD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934" style="width:222.65pt;height:33.35pt" o:ole="" type="#_x0000_t75">
                <v:imagedata r:id="rId475" o:title=""/>
              </v:shape>
              <o:OLEObject DrawAspect="Content" r:id="rId476" ObjectID="_1801769774" ProgID="Equation.DSMT4" ShapeID="_x0000_i2934" Type="Embed"/>
            </w:pict>
          </w:r>
          <w:sdt>
            <w:sdtPr>
              <w:tag w:val="goog_rdk_82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28"/>
      </w:sdtPr>
      <w:sdtContent>
        <w:p w:rsidR="00000000" w:rsidDel="00000000" w:rsidP="00000000" w:rsidRDefault="00000000" w:rsidRPr="00000000" w14:paraId="000000DE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 </w:t>
              </w:r>
            </w:sdtContent>
          </w:sdt>
          <w:sdt>
            <w:sdtPr>
              <w:tag w:val="goog_rdk_8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Năm 2020, dịch COVID-19 bùng phát trên toàn thế giới. Các nhà khoa học đã phát triển một loại test nhanh để phát hiện virus SARS-CoV-2 gây bệnh COVID-19. Theo thống kê, khi một người nhiễm virus SARS-CoV-2 thì xác suất để test nhanh có kết quả dương tính là 90%. Tuy nhiên, khi một người không nhiễm virus, xác suất để test nhanh vẫn cho kết quả dương tính là 5%. Biết rằng tỷ lệ người nhiễm virus SARS-CoV-2 ở một quốc gia là 2% trong dân số. </w:t>
              </w:r>
            </w:sdtContent>
          </w:sdt>
        </w:p>
      </w:sdtContent>
    </w:sdt>
    <w:sdt>
      <w:sdtPr>
        <w:tag w:val="goog_rdk_830"/>
      </w:sdtPr>
      <w:sdtContent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0" w:line="36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8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Gọi X là biến cố "một người nhiễm virus SARS-CoV-2" và Y là biến cố "một người có kết quả test nhanh dương tính".</w:t>
              </w:r>
            </w:sdtContent>
          </w:sdt>
        </w:p>
      </w:sdtContent>
    </w:sdt>
    <w:sdt>
      <w:sdtPr>
        <w:tag w:val="goog_rdk_833"/>
      </w:sdtPr>
      <w:sdtContent>
        <w:p w:rsidR="00000000" w:rsidDel="00000000" w:rsidP="00000000" w:rsidRDefault="00000000" w:rsidRPr="00000000" w14:paraId="000000E0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19" style="width:66pt;height:15.35pt" o:ole="" type="#_x0000_t75">
                <v:imagedata r:id="rId477" o:title=""/>
              </v:shape>
              <o:OLEObject DrawAspect="Content" r:id="rId478" ObjectID="_1801769775" ProgID="Equation.DSMT4" ShapeID="_x0000_i2219" Type="Embed"/>
            </w:pict>
          </w:r>
          <w:sdt>
            <w:sdtPr>
              <w:tag w:val="goog_rdk_83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36"/>
      </w:sdtPr>
      <w:sdtContent>
        <w:p w:rsidR="00000000" w:rsidDel="00000000" w:rsidP="00000000" w:rsidRDefault="00000000" w:rsidRPr="00000000" w14:paraId="000000E1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0" style="width:72.65pt;height:15.35pt" o:ole="" type="#_x0000_t75">
                <v:imagedata r:id="rId479" o:title=""/>
              </v:shape>
              <o:OLEObject DrawAspect="Content" r:id="rId480" ObjectID="_1801769776" ProgID="Equation.DSMT4" ShapeID="_x0000_i2220" Type="Embed"/>
            </w:pict>
          </w:r>
          <w:sdt>
            <w:sdtPr>
              <w:tag w:val="goog_rdk_83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39"/>
      </w:sdtPr>
      <w:sdtContent>
        <w:p w:rsidR="00000000" w:rsidDel="00000000" w:rsidP="00000000" w:rsidRDefault="00000000" w:rsidRPr="00000000" w14:paraId="000000E2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1" style="width:86.65pt;height:15.35pt" o:ole="" type="#_x0000_t75">
                <v:imagedata r:id="rId481" o:title=""/>
              </v:shape>
              <o:OLEObject DrawAspect="Content" r:id="rId482" ObjectID="_1801769777" ProgID="Equation.DSMT4" ShapeID="_x0000_i2221" Type="Embed"/>
            </w:pict>
          </w:r>
          <w:sdt>
            <w:sdtPr>
              <w:tag w:val="goog_rdk_83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42"/>
      </w:sdtPr>
      <w:sdtContent>
        <w:p w:rsidR="00000000" w:rsidDel="00000000" w:rsidP="00000000" w:rsidRDefault="00000000" w:rsidRPr="00000000" w14:paraId="000000E3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2" style="width:84pt;height:15.35pt" o:ole="" type="#_x0000_t75">
                <v:imagedata r:id="rId483" o:title=""/>
              </v:shape>
              <o:OLEObject DrawAspect="Content" r:id="rId484" ObjectID="_1801769778" ProgID="Equation.DSMT4" ShapeID="_x0000_i2222" Type="Embed"/>
            </w:pict>
          </w:r>
          <w:sdt>
            <w:sdtPr>
              <w:tag w:val="goog_rdk_84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44"/>
      </w:sdtPr>
      <w:sdtContent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2"/>
            </w:tabs>
            <w:spacing w:after="0" w:before="0" w:line="360" w:lineRule="auto"/>
            <w:ind w:left="992" w:right="0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8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Hướng dẫn.</w:t>
              </w:r>
            </w:sdtContent>
          </w:sdt>
        </w:p>
      </w:sdtContent>
    </w:sdt>
    <w:sdt>
      <w:sdtPr>
        <w:tag w:val="goog_rdk_851"/>
      </w:sdtPr>
      <w:sdtContent>
        <w:p w:rsidR="00000000" w:rsidDel="00000000" w:rsidP="00000000" w:rsidRDefault="00000000" w:rsidRPr="00000000" w14:paraId="000000E5">
          <w:pPr>
            <w:spacing w:after="0" w:line="360" w:lineRule="auto"/>
            <w:ind w:left="720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8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Ta có: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7" style="width:27.35pt;height:15.35pt" o:ole="" type="#_x0000_t75">
                <v:imagedata r:id="rId485" o:title=""/>
              </v:shape>
              <o:OLEObject DrawAspect="Content" r:id="rId486" ObjectID="_1801769779" ProgID="Equation.DSMT4" ShapeID="_x0000_i2227" Type="Embed"/>
            </w:pict>
          </w:r>
          <w:sdt>
            <w:sdtPr>
              <w:tag w:val="goog_rdk_8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xác suất một người nhiễm virus SARS-CoV-2.</w:t>
                <w:br w:type="textWrapping"/>
                <w:t xml:space="preserve">Theo đề bài, tỷ lệ người nhiễm virus SARS-CoV-2 ở một quốc gia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8" style="width:54pt;height:15.35pt" o:ole="" type="#_x0000_t75">
                <v:imagedata r:id="rId487" o:title=""/>
              </v:shape>
              <o:OLEObject DrawAspect="Content" r:id="rId488" ObjectID="_1801769780" ProgID="Equation.DSMT4" ShapeID="_x0000_i2228" Type="Embed"/>
            </w:pict>
          </w:r>
          <w:sdt>
            <w:sdtPr>
              <w:tag w:val="goog_rdk_8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trong dân số.</w:t>
                <w:br w:type="textWrapping"/>
                <w:t xml:space="preserve">Vậy mệnh đề </w:t>
              </w:r>
            </w:sdtContent>
          </w:sdt>
          <w:sdt>
            <w:sdtPr>
              <w:tag w:val="goog_rdk_8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đúng.</w:t>
              </w:r>
            </w:sdtContent>
          </w:sdt>
          <w:sdt>
            <w:sdtPr>
              <w:tag w:val="goog_rdk_85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54"/>
      </w:sdtPr>
      <w:sdtContent>
        <w:p w:rsidR="00000000" w:rsidDel="00000000" w:rsidP="00000000" w:rsidRDefault="00000000" w:rsidRPr="00000000" w14:paraId="000000E6">
          <w:pPr>
            <w:spacing w:after="0" w:line="360" w:lineRule="auto"/>
            <w:ind w:left="810" w:hanging="9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29" style="width:42pt;height:15.35pt" o:ole="" type="#_x0000_t75">
                <v:imagedata r:id="rId489" o:title=""/>
              </v:shape>
              <o:OLEObject DrawAspect="Content" r:id="rId490" ObjectID="_1801769781" ProgID="Equation.DSMT4" ShapeID="_x0000_i2229" Type="Embed"/>
            </w:pict>
          </w:r>
          <w:sdt>
            <w:sdtPr>
              <w:tag w:val="goog_rdk_8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xác suất một người có kết quả test nhanh dương tính, với điều kiện người đó nhiễm virus </w:t>
              </w:r>
            </w:sdtContent>
          </w:sdt>
        </w:p>
      </w:sdtContent>
    </w:sdt>
    <w:sdt>
      <w:sdtPr>
        <w:tag w:val="goog_rdk_859"/>
      </w:sdtPr>
      <w:sdtContent>
        <w:p w:rsidR="00000000" w:rsidDel="00000000" w:rsidP="00000000" w:rsidRDefault="00000000" w:rsidRPr="00000000" w14:paraId="000000E7">
          <w:pPr>
            <w:spacing w:after="0" w:line="360" w:lineRule="auto"/>
            <w:ind w:left="720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SARS-CoV-2.</w:t>
                <w:br w:type="textWrapping"/>
                <w:t xml:space="preserve">Theo giả thiết, khi một người nhiễm virus SARS-CoV-2, xác suất để test nhanh có kết quả dương tính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0" style="width:56.65pt;height:15.35pt" o:ole="" type="#_x0000_t75">
                <v:imagedata r:id="rId491" o:title=""/>
              </v:shape>
              <o:OLEObject DrawAspect="Content" r:id="rId492" ObjectID="_1801769782" ProgID="Equation.DSMT4" ShapeID="_x0000_i2230" Type="Embed"/>
            </w:pict>
          </w:r>
          <w:sdt>
            <w:sdtPr>
              <w:tag w:val="goog_rdk_8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Vậy mệnh đề </w:t>
              </w:r>
            </w:sdtContent>
          </w:sdt>
          <w:sdt>
            <w:sdtPr>
              <w:tag w:val="goog_rdk_8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</w:t>
              </w:r>
            </w:sdtContent>
          </w:sdt>
          <w:sdt>
            <w:sdtPr>
              <w:tag w:val="goog_rdk_8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865"/>
      </w:sdtPr>
      <w:sdtContent>
        <w:p w:rsidR="00000000" w:rsidDel="00000000" w:rsidP="00000000" w:rsidRDefault="00000000" w:rsidRPr="00000000" w14:paraId="000000E8">
          <w:pPr>
            <w:spacing w:after="0" w:line="360" w:lineRule="auto"/>
            <w:ind w:left="720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86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1" style="width:42pt;height:15.35pt" o:ole="" type="#_x0000_t75">
                <v:imagedata r:id="rId493" o:title=""/>
              </v:shape>
              <o:OLEObject DrawAspect="Content" r:id="rId494" ObjectID="_1801769783" ProgID="Equation.DSMT4" ShapeID="_x0000_i2231" Type="Embed"/>
            </w:pict>
          </w:r>
          <w:sdt>
            <w:sdtPr>
              <w:tag w:val="goog_rdk_8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xác suất một người nhiễm virus SARS-CoV-2, với điều kiện người đó có kết quả                          test nhanh dương tính.</w:t>
                <w:br w:type="textWrapping"/>
                <w:t xml:space="preserve">Ta có: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2" style="width:72.65pt;height:15.35pt" o:ole="" type="#_x0000_t75">
                <v:imagedata r:id="rId495" o:title=""/>
              </v:shape>
              <o:OLEObject DrawAspect="Content" r:id="rId496" ObjectID="_1801769784" ProgID="Equation.DSMT4" ShapeID="_x0000_i2232" Type="Embed"/>
            </w:pict>
          </w:r>
          <w:sdt>
            <w:sdtPr>
              <w:tag w:val="goog_rdk_8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(cmt),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3" style="width:66pt;height:15.35pt" o:ole="" type="#_x0000_t75">
                <v:imagedata r:id="rId497" o:title=""/>
              </v:shape>
              <o:OLEObject DrawAspect="Content" r:id="rId498" ObjectID="_1801769785" ProgID="Equation.DSMT4" ShapeID="_x0000_i2233" Type="Embed"/>
            </w:pict>
          </w:r>
          <w:sdt>
            <w:sdtPr>
              <w:tag w:val="goog_rdk_86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70"/>
      </w:sdtPr>
      <w:sdtContent>
        <w:p w:rsidR="00000000" w:rsidDel="00000000" w:rsidP="00000000" w:rsidRDefault="00000000" w:rsidRPr="00000000" w14:paraId="000000E9">
          <w:pPr>
            <w:spacing w:after="0" w:line="360" w:lineRule="auto"/>
            <w:ind w:left="720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4" style="width:348pt;height:18.65pt" o:ole="" type="#_x0000_t75">
                <v:imagedata r:id="rId499" o:title=""/>
              </v:shape>
              <o:OLEObject DrawAspect="Content" r:id="rId500" ObjectID="_1801769786" ProgID="Equation.DSMT4" ShapeID="_x0000_i2234" Type="Embed"/>
            </w:pict>
          </w:r>
          <w:sdt>
            <w:sdtPr>
              <w:tag w:val="goog_rdk_8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br w:type="textWrapping"/>
                <w:t xml:space="preserve">Thay vào công thức Bayes: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5" style="width:166.65pt;height:33.35pt" o:ole="" type="#_x0000_t75">
                <v:imagedata r:id="rId501" o:title=""/>
              </v:shape>
              <o:OLEObject DrawAspect="Content" r:id="rId502" ObjectID="_1801769787" ProgID="Equation.DSMT4" ShapeID="_x0000_i2235" Type="Embed"/>
            </w:pict>
          </w:r>
          <w:sdt>
            <w:sdtPr>
              <w:tag w:val="goog_rdk_8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 Vậy mệnh đề </w:t>
              </w:r>
            </w:sdtContent>
          </w:sdt>
          <w:sdt>
            <w:sdtPr>
              <w:tag w:val="goog_rdk_8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đúng</w:t>
              </w:r>
            </w:sdtContent>
          </w:sdt>
          <w:sdt>
            <w:sdtPr>
              <w:tag w:val="goog_rdk_8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874"/>
      </w:sdtPr>
      <w:sdtContent>
        <w:p w:rsidR="00000000" w:rsidDel="00000000" w:rsidP="00000000" w:rsidRDefault="00000000" w:rsidRPr="00000000" w14:paraId="000000EA">
          <w:pPr>
            <w:spacing w:after="0" w:line="360" w:lineRule="auto"/>
            <w:ind w:left="720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8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Trong câu d,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6" style="width:47.35pt;height:15.35pt" o:ole="" type="#_x0000_t75">
                <v:imagedata r:id="rId503" o:title=""/>
              </v:shape>
              <o:OLEObject DrawAspect="Content" r:id="rId504" ObjectID="_1801769788" ProgID="Equation.DSMT4" ShapeID="_x0000_i2236" Type="Embed"/>
            </w:pict>
          </w:r>
          <w:sdt>
            <w:sdtPr>
              <w:tag w:val="goog_rdk_8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xác suất một người vừa nhiễm virus SARS-CoV-2 vừa có kết quả test nhanh </w:t>
              </w:r>
            </w:sdtContent>
          </w:sdt>
        </w:p>
      </w:sdtContent>
    </w:sdt>
    <w:sdt>
      <w:sdtPr>
        <w:tag w:val="goog_rdk_876"/>
      </w:sdtPr>
      <w:sdtContent>
        <w:p w:rsidR="00000000" w:rsidDel="00000000" w:rsidP="00000000" w:rsidRDefault="00000000" w:rsidRPr="00000000" w14:paraId="000000EB">
          <w:pPr>
            <w:spacing w:after="0" w:line="360" w:lineRule="auto"/>
            <w:ind w:firstLine="72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dương tính.</w:t>
              </w:r>
            </w:sdtContent>
          </w:sdt>
        </w:p>
      </w:sdtContent>
    </w:sdt>
    <w:sdt>
      <w:sdtPr>
        <w:tag w:val="goog_rdk_880"/>
      </w:sdtPr>
      <w:sdtContent>
        <w:p w:rsidR="00000000" w:rsidDel="00000000" w:rsidP="00000000" w:rsidRDefault="00000000" w:rsidRPr="00000000" w14:paraId="000000EC">
          <w:pPr>
            <w:spacing w:after="0" w:line="360" w:lineRule="auto"/>
            <w:ind w:firstLine="72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237" style="width:216.65pt;height:15.35pt" o:ole="" type="#_x0000_t75">
                <v:imagedata r:id="rId505" o:title=""/>
              </v:shape>
              <o:OLEObject DrawAspect="Content" r:id="rId506" ObjectID="_1801769789" ProgID="Equation.DSMT4" ShapeID="_x0000_i2237" Type="Embed"/>
            </w:pict>
          </w:r>
          <w:sdt>
            <w:sdtPr>
              <w:tag w:val="goog_rdk_8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  Vậy mệnh đề </w:t>
              </w:r>
            </w:sdtContent>
          </w:sdt>
          <w:sdt>
            <w:sdtPr>
              <w:tag w:val="goog_rdk_8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sai</w:t>
              </w:r>
            </w:sdtContent>
          </w:sdt>
          <w:sdt>
            <w:sdtPr>
              <w:tag w:val="goog_rdk_8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882"/>
      </w:sdtPr>
      <w:sdtContent>
        <w:p w:rsidR="00000000" w:rsidDel="00000000" w:rsidP="00000000" w:rsidRDefault="00000000" w:rsidRPr="00000000" w14:paraId="000000ED">
          <w:pPr>
            <w:spacing w:after="0" w:line="360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8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88"/>
      </w:sdtPr>
      <w:sdtContent>
        <w:p w:rsidR="00000000" w:rsidDel="00000000" w:rsidP="00000000" w:rsidRDefault="00000000" w:rsidRPr="00000000" w14:paraId="000000EE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4. </w:t>
              </w:r>
            </w:sdtContent>
          </w:sdt>
          <w:sdt>
            <w:sdtPr>
              <w:tag w:val="goog_rdk_8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Trong không gian với hệ tọa độ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78" style="width:27.35pt;height:15.35pt" o:ole="" type="#_x0000_t75">
                <v:imagedata r:id="rId507" o:title=""/>
              </v:shape>
              <o:OLEObject DrawAspect="Content" r:id="rId508" ObjectID="_1801769790" ProgID="Equation.DSMT4" ShapeID="_x0000_i2678" Type="Embed"/>
            </w:pict>
          </w:r>
          <w:sdt>
            <w:sdtPr>
              <w:tag w:val="goog_rdk_8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cho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79" style="width:44.65pt;height:20.65pt" o:ole="" type="#_x0000_t75">
                <v:imagedata r:id="rId509" o:title=""/>
              </v:shape>
              <o:OLEObject DrawAspect="Content" r:id="rId510" ObjectID="_1801769791" ProgID="Equation.DSMT4" ShapeID="_x0000_i2679" Type="Embed"/>
            </w:pict>
          </w:r>
          <w:sdt>
            <w:sdtPr>
              <w:tag w:val="goog_rdk_8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80" style="width:81.35pt;height:54.65pt" o:ole="" type="#_x0000_t75">
                <v:imagedata r:id="rId511" o:title=""/>
              </v:shape>
              <o:OLEObject DrawAspect="Content" r:id="rId512" ObjectID="_1801769792" ProgID="Equation.DSMT4" ShapeID="_x0000_i2680" Type="Embed"/>
            </w:pict>
          </w:r>
          <w:sdt>
            <w:sdtPr>
              <w:tag w:val="goog_rdk_8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</w:t>
              </w:r>
            </w:sdtContent>
          </w:sdt>
        </w:p>
      </w:sdtContent>
    </w:sdt>
    <w:sdt>
      <w:sdtPr>
        <w:tag w:val="goog_rdk_893"/>
      </w:sdtPr>
      <w:sdtContent>
        <w:p w:rsidR="00000000" w:rsidDel="00000000" w:rsidP="00000000" w:rsidRDefault="00000000" w:rsidRPr="00000000" w14:paraId="000000EF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89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8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d nhận vectơ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58" style="width:70pt;height:21.35pt" o:ole="" type="#_x0000_t75">
                <v:imagedata r:id="rId513" o:title=""/>
              </v:shape>
              <o:OLEObject DrawAspect="Content" r:id="rId514" ObjectID="_1801769793" ProgID="Equation.DSMT4" ShapeID="_x0000_i2758" Type="Embed"/>
            </w:pict>
          </w:r>
          <w:sdt>
            <w:sdtPr>
              <w:tag w:val="goog_rdk_8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làm vectơ chỉ phương.</w:t>
              </w:r>
            </w:sdtContent>
          </w:sdt>
        </w:p>
      </w:sdtContent>
    </w:sdt>
    <w:sdt>
      <w:sdtPr>
        <w:tag w:val="goog_rdk_898"/>
      </w:sdtPr>
      <w:sdtContent>
        <w:p w:rsidR="00000000" w:rsidDel="00000000" w:rsidP="00000000" w:rsidRDefault="00000000" w:rsidRPr="00000000" w14:paraId="000000F0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8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</w:t>
              </w:r>
            </w:sdtContent>
          </w:sdt>
          <w:sdt>
            <w:sdtPr>
              <w:tag w:val="goog_rdk_8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d đi qua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67" style="width:53.35pt;height:20pt" o:ole="" type="#_x0000_t75">
                <v:imagedata r:id="rId515" o:title=""/>
              </v:shape>
              <o:OLEObject DrawAspect="Content" r:id="rId516" ObjectID="_1801769794" ProgID="Equation.DSMT4" ShapeID="_x0000_i2767" Type="Embed"/>
            </w:pict>
          </w:r>
          <w:sdt>
            <w:sdtPr>
              <w:tag w:val="goog_rdk_89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03"/>
      </w:sdtPr>
      <w:sdtContent>
        <w:p w:rsidR="00000000" w:rsidDel="00000000" w:rsidP="00000000" w:rsidRDefault="00000000" w:rsidRPr="00000000" w14:paraId="000000F1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8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9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c)</w:t>
              </w:r>
            </w:sdtContent>
          </w:sdt>
          <w:sdt>
            <w:sdtPr>
              <w:tag w:val="goog_rdk_9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73" style="width:74pt;height:56pt" o:ole="" type="#_x0000_t75">
                <v:imagedata r:id="rId517" o:title=""/>
              </v:shape>
              <o:OLEObject DrawAspect="Content" r:id="rId518" ObjectID="_1801769795" ProgID="Equation.DSMT4" ShapeID="_x0000_i2773" Type="Embed"/>
            </w:pict>
          </w:r>
          <w:sdt>
            <w:sdtPr>
              <w:tag w:val="goog_rdk_9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song song với đường thẳng d</w:t>
              </w:r>
            </w:sdtContent>
          </w:sdt>
        </w:p>
      </w:sdtContent>
    </w:sdt>
    <w:sdt>
      <w:sdtPr>
        <w:tag w:val="goog_rdk_909"/>
      </w:sdtPr>
      <w:sdtContent>
        <w:p w:rsidR="00000000" w:rsidDel="00000000" w:rsidP="00000000" w:rsidRDefault="00000000" w:rsidRPr="00000000" w14:paraId="000000F2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9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</w:t>
              </w:r>
            </w:sdtContent>
          </w:sdt>
          <w:sdt>
            <w:sdtPr>
              <w:tag w:val="goog_rdk_9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Tọa độ hình chiếu vuông góc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2784" style="width:12pt;height:14pt" o:ole="" type="#_x0000_t75">
                <v:imagedata r:id="rId519" o:title=""/>
              </v:shape>
              <o:OLEObject DrawAspect="Content" r:id="rId520" ObjectID="_1801769796" ProgID="Equation.DSMT4" ShapeID="_x0000_i2784" Type="Embed"/>
            </w:pict>
          </w:r>
          <w:sdt>
            <w:sdtPr>
              <w:tag w:val="goog_rdk_9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lên d là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85" style="width:56pt;height:20pt" o:ole="" type="#_x0000_t75">
                <v:imagedata r:id="rId521" o:title=""/>
              </v:shape>
              <o:OLEObject DrawAspect="Content" r:id="rId522" ObjectID="_1801769797" ProgID="Equation.DSMT4" ShapeID="_x0000_i2785" Type="Embed"/>
            </w:pict>
          </w:r>
          <w:sdt>
            <w:sdtPr>
              <w:tag w:val="goog_rdk_9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13"/>
      </w:sdtPr>
      <w:sdtContent>
        <w:p w:rsidR="00000000" w:rsidDel="00000000" w:rsidP="00000000" w:rsidRDefault="00000000" w:rsidRPr="00000000" w14:paraId="000000F3">
          <w:pPr>
            <w:spacing w:line="276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Lời</w:t>
              </w:r>
            </w:sdtContent>
          </w:sdt>
          <w:sdt>
            <w:sdtPr>
              <w:tag w:val="goog_rdk_9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9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giải</w:t>
              </w:r>
            </w:sdtContent>
          </w:sdt>
        </w:p>
      </w:sdtContent>
    </w:sdt>
    <w:sdt>
      <w:sdtPr>
        <w:tag w:val="goog_rdk_918"/>
      </w:sdtPr>
      <w:sdtContent>
        <w:p w:rsidR="00000000" w:rsidDel="00000000" w:rsidP="00000000" w:rsidRDefault="00000000" w:rsidRPr="00000000" w14:paraId="000000F4">
          <w:pPr>
            <w:spacing w:line="276" w:lineRule="auto"/>
            <w:ind w:firstLine="85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a)</w:t>
              </w:r>
            </w:sdtContent>
          </w:sdt>
          <w:sdt>
            <w:sdtPr>
              <w:tag w:val="goog_rdk_9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9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Chọn sai</w:t>
              </w:r>
            </w:sdtContent>
          </w:sdt>
          <w:sdt>
            <w:sdtPr>
              <w:tag w:val="goog_rdk_9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</w:p>
      </w:sdtContent>
    </w:sdt>
    <w:sdt>
      <w:sdtPr>
        <w:tag w:val="goog_rdk_921"/>
      </w:sdtPr>
      <w:sdtContent>
        <w:p w:rsidR="00000000" w:rsidDel="00000000" w:rsidP="00000000" w:rsidRDefault="00000000" w:rsidRPr="00000000" w14:paraId="000000F5">
          <w:pPr>
            <w:spacing w:line="276" w:lineRule="auto"/>
            <w:ind w:firstLine="85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Vec tơ chỉ phương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88" style="width:71.35pt;height:21.35pt" o:ole="" type="#_x0000_t75">
                <v:imagedata r:id="rId523" o:title=""/>
              </v:shape>
              <o:OLEObject DrawAspect="Content" r:id="rId524" ObjectID="_1801769798" ProgID="Equation.DSMT4" ShapeID="_x0000_i2788" Type="Embed"/>
            </w:pict>
          </w:r>
          <w:sdt>
            <w:sdtPr>
              <w:tag w:val="goog_rdk_92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23"/>
      </w:sdtPr>
      <w:sdtContent>
        <w:p w:rsidR="00000000" w:rsidDel="00000000" w:rsidP="00000000" w:rsidRDefault="00000000" w:rsidRPr="00000000" w14:paraId="000000F6">
          <w:pPr>
            <w:spacing w:line="276" w:lineRule="auto"/>
            <w:ind w:firstLine="85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b) Chọn đúng.</w:t>
              </w:r>
            </w:sdtContent>
          </w:sdt>
        </w:p>
      </w:sdtContent>
    </w:sdt>
    <w:sdt>
      <w:sdtPr>
        <w:tag w:val="goog_rdk_927"/>
      </w:sdtPr>
      <w:sdtContent>
        <w:p w:rsidR="00000000" w:rsidDel="00000000" w:rsidP="00000000" w:rsidRDefault="00000000" w:rsidRPr="00000000" w14:paraId="000000F7">
          <w:pPr>
            <w:spacing w:line="276" w:lineRule="auto"/>
            <w:ind w:firstLine="85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91" style="width:108pt;height:56pt" o:ole="" type="#_x0000_t75">
                <v:imagedata r:id="rId525" o:title=""/>
              </v:shape>
              <o:OLEObject DrawAspect="Content" r:id="rId526" ObjectID="_1801769799" ProgID="Equation.DSMT4" ShapeID="_x0000_i2791" Type="Embed"/>
            </w:pict>
          </w:r>
          <w:sdt>
            <w:sdtPr>
              <w:tag w:val="goog_rdk_9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Vậy đường thẳng d đi qua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92" style="width:53.35pt;height:20pt" o:ole="" type="#_x0000_t75">
                <v:imagedata r:id="rId527" o:title=""/>
              </v:shape>
              <o:OLEObject DrawAspect="Content" r:id="rId528" ObjectID="_1801769800" ProgID="Equation.DSMT4" ShapeID="_x0000_i2792" Type="Embed"/>
            </w:pict>
          </w:r>
          <w:sdt>
            <w:sdtPr>
              <w:tag w:val="goog_rdk_92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29"/>
      </w:sdtPr>
      <w:sdtContent>
        <w:p w:rsidR="00000000" w:rsidDel="00000000" w:rsidP="00000000" w:rsidRDefault="00000000" w:rsidRPr="00000000" w14:paraId="000000F8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  <w:t xml:space="preserve">c) Chọn đúng.</w:t>
              </w:r>
            </w:sdtContent>
          </w:sdt>
        </w:p>
      </w:sdtContent>
    </w:sdt>
    <w:sdt>
      <w:sdtPr>
        <w:tag w:val="goog_rdk_933"/>
      </w:sdtPr>
      <w:sdtContent>
        <w:p w:rsidR="00000000" w:rsidDel="00000000" w:rsidP="00000000" w:rsidRDefault="00000000" w:rsidRPr="00000000" w14:paraId="000000F9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93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d có vecto chỉ phương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795" style="width:76pt;height:21.35pt" o:ole="" type="#_x0000_t75">
                <v:imagedata r:id="rId529" o:title=""/>
              </v:shape>
              <o:OLEObject DrawAspect="Content" r:id="rId530" ObjectID="_1801769801" ProgID="Equation.DSMT4" ShapeID="_x0000_i2795" Type="Embed"/>
            </w:pict>
          </w:r>
          <w:sdt>
            <w:sdtPr>
              <w:tag w:val="goog_rdk_93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37"/>
      </w:sdtPr>
      <w:sdtContent>
        <w:p w:rsidR="00000000" w:rsidDel="00000000" w:rsidP="00000000" w:rsidRDefault="00000000" w:rsidRPr="00000000" w14:paraId="000000FA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2798" style="width:11.35pt;height:13.35pt" o:ole="" type="#_x0000_t75">
                <v:imagedata r:id="rId531" o:title=""/>
              </v:shape>
              <o:OLEObject DrawAspect="Content" r:id="rId532" ObjectID="_1801769802" ProgID="Equation.DSMT4" ShapeID="_x0000_i2798" Type="Embed"/>
            </w:pict>
          </w:r>
          <w:sdt>
            <w:sdtPr>
              <w:tag w:val="goog_rdk_9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vecto chỉ phương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01" style="width:69.35pt;height:21.35pt" o:ole="" type="#_x0000_t75">
                <v:imagedata r:id="rId533" o:title=""/>
              </v:shape>
              <o:OLEObject DrawAspect="Content" r:id="rId534" ObjectID="_1801769803" ProgID="Equation.DSMT4" ShapeID="_x0000_i2801" Type="Embed"/>
            </w:pict>
          </w:r>
          <w:sdt>
            <w:sdtPr>
              <w:tag w:val="goog_rdk_93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40"/>
      </w:sdtPr>
      <w:sdtContent>
        <w:p w:rsidR="00000000" w:rsidDel="00000000" w:rsidP="00000000" w:rsidRDefault="00000000" w:rsidRPr="00000000" w14:paraId="000000FB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  <w:t xml:space="preserve">Hai vecto này cùng phương, do đó d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2802" style="width:11.35pt;height:13.35pt" o:ole="" type="#_x0000_t75">
                <v:imagedata r:id="rId535" o:title=""/>
              </v:shape>
              <o:OLEObject DrawAspect="Content" r:id="rId536" ObjectID="_1801769804" ProgID="Equation.DSMT4" ShapeID="_x0000_i2802" Type="Embed"/>
            </w:pict>
          </w:r>
          <w:sdt>
            <w:sdtPr>
              <w:tag w:val="goog_rdk_9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song song hoặc trùng nhau</w:t>
              </w:r>
            </w:sdtContent>
          </w:sdt>
        </w:p>
      </w:sdtContent>
    </w:sdt>
    <w:sdt>
      <w:sdtPr>
        <w:tag w:val="goog_rdk_945"/>
      </w:sdtPr>
      <w:sdtContent>
        <w:p w:rsidR="00000000" w:rsidDel="00000000" w:rsidP="00000000" w:rsidRDefault="00000000" w:rsidRPr="00000000" w14:paraId="000000FC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  <w:t xml:space="preserve">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05" style="width:85.35pt;height:20pt" o:ole="" type="#_x0000_t75">
                <v:imagedata r:id="rId537" o:title=""/>
              </v:shape>
              <o:OLEObject DrawAspect="Content" r:id="rId538" ObjectID="_1801769805" ProgID="Equation.DSMT4" ShapeID="_x0000_i2805" Type="Embed"/>
            </w:pict>
          </w:r>
          <w:sdt>
            <w:sdtPr>
              <w:tag w:val="goog_rdk_9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808" style="width:36pt;height:14pt" o:ole="" type="#_x0000_t75">
                <v:imagedata r:id="rId539" o:title=""/>
              </v:shape>
              <o:OLEObject DrawAspect="Content" r:id="rId540" ObjectID="_1801769806" ProgID="Equation.DSMT4" ShapeID="_x0000_i2808" Type="Embed"/>
            </w:pict>
          </w:r>
          <w:sdt>
            <w:sdtPr>
              <w:tag w:val="goog_rdk_9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Vậy d và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2809" style="width:11.35pt;height:13.35pt" o:ole="" type="#_x0000_t75">
                <v:imagedata r:id="rId541" o:title=""/>
              </v:shape>
              <o:OLEObject DrawAspect="Content" r:id="rId542" ObjectID="_1801769807" ProgID="Equation.DSMT4" ShapeID="_x0000_i2809" Type="Embed"/>
            </w:pict>
          </w:r>
          <w:sdt>
            <w:sdtPr>
              <w:tag w:val="goog_rdk_9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song song</w:t>
              </w:r>
            </w:sdtContent>
          </w:sdt>
        </w:p>
      </w:sdtContent>
    </w:sdt>
    <w:sdt>
      <w:sdtPr>
        <w:tag w:val="goog_rdk_948"/>
      </w:sdtPr>
      <w:sdtContent>
        <w:p w:rsidR="00000000" w:rsidDel="00000000" w:rsidP="00000000" w:rsidRDefault="00000000" w:rsidRPr="00000000" w14:paraId="000000FD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</w:r>
            </w:sdtContent>
          </w:sdt>
          <w:sdt>
            <w:sdtPr>
              <w:tag w:val="goog_rdk_9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d) Chọn đúng</w:t>
              </w:r>
            </w:sdtContent>
          </w:sdt>
        </w:p>
      </w:sdtContent>
    </w:sdt>
    <w:sdt>
      <w:sdtPr>
        <w:tag w:val="goog_rdk_953"/>
      </w:sdtPr>
      <w:sdtContent>
        <w:p w:rsidR="00000000" w:rsidDel="00000000" w:rsidP="00000000" w:rsidRDefault="00000000" w:rsidRPr="00000000" w14:paraId="000000FE">
          <w:pPr>
            <w:spacing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ab/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88" style="width:39.35pt;height:21.35pt" o:ole="" type="#_x0000_t75">
                <v:imagedata r:id="rId543" o:title=""/>
              </v:shape>
              <o:OLEObject DrawAspect="Content" r:id="rId544" ObjectID="_1801769808" ProgID="Equation.DSMT4" ShapeID="_x0000_i2688" Type="Embed"/>
            </w:pict>
          </w:r>
          <w:sdt>
            <w:sdtPr>
              <w:tag w:val="goog_rdk_9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nên gọi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89" style="width:124.65pt;height:21.35pt" o:ole="" type="#_x0000_t75">
                <v:imagedata r:id="rId545" o:title=""/>
              </v:shape>
              <o:OLEObject DrawAspect="Content" r:id="rId546" ObjectID="_1801769809" ProgID="Equation.DSMT4" ShapeID="_x0000_i2689" Type="Embed"/>
            </w:pict>
          </w:r>
          <w:sdt>
            <w:sdtPr>
              <w:tag w:val="goog_rdk_9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0" style="width:143.35pt;height:21.35pt" o:ole="" type="#_x0000_t75">
                <v:imagedata r:id="rId547" o:title=""/>
              </v:shape>
              <o:OLEObject DrawAspect="Content" r:id="rId548" ObjectID="_1801769810" ProgID="Equation.DSMT4" ShapeID="_x0000_i2690" Type="Embed"/>
            </w:pict>
          </w:r>
          <w:sdt>
            <w:sdtPr>
              <w:tag w:val="goog_rdk_9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</w:t>
              </w:r>
            </w:sdtContent>
          </w:sdt>
        </w:p>
      </w:sdtContent>
    </w:sdt>
    <w:sdt>
      <w:sdtPr>
        <w:tag w:val="goog_rdk_957"/>
      </w:sdtPr>
      <w:sdtContent>
        <w:p w:rsidR="00000000" w:rsidDel="00000000" w:rsidP="00000000" w:rsidRDefault="00000000" w:rsidRPr="00000000" w14:paraId="000000FF">
          <w:pPr>
            <w:spacing w:line="276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1" style="width:21.35pt;height:20.65pt" o:ole="" type="#_x0000_t75">
                <v:imagedata r:id="rId549" o:title=""/>
              </v:shape>
              <o:OLEObject DrawAspect="Content" r:id="rId550" ObjectID="_1801769811" ProgID="Equation.DSMT4" ShapeID="_x0000_i2691" Type="Embed"/>
            </w:pict>
          </w:r>
          <w:sdt>
            <w:sdtPr>
              <w:tag w:val="goog_rdk_9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vectơ chỉ phương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2" style="width:74pt;height:21.35pt" o:ole="" type="#_x0000_t75">
                <v:imagedata r:id="rId551" o:title=""/>
              </v:shape>
              <o:OLEObject DrawAspect="Content" r:id="rId552" ObjectID="_1801769812" ProgID="Equation.DSMT4" ShapeID="_x0000_i2692" Type="Embed"/>
            </w:pict>
          </w:r>
          <w:sdt>
            <w:sdtPr>
              <w:tag w:val="goog_rdk_9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59"/>
      </w:sdtPr>
      <w:sdtContent>
        <w:p w:rsidR="00000000" w:rsidDel="00000000" w:rsidP="00000000" w:rsidRDefault="00000000" w:rsidRPr="00000000" w14:paraId="00000100">
          <w:pPr>
            <w:spacing w:line="276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3" style="width:376pt;height:21.35pt" o:ole="" type="#_x0000_t75">
                <v:imagedata r:id="rId553" o:title=""/>
              </v:shape>
              <o:OLEObject DrawAspect="Content" r:id="rId554" ObjectID="_1801769813" ProgID="Equation.DSMT4" ShapeID="_x0000_i2693" Type="Embed"/>
            </w:pict>
          </w:r>
          <w:sdt>
            <w:sdtPr>
              <w:tag w:val="goog_rdk_9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61"/>
      </w:sdtPr>
      <w:sdtContent>
        <w:p w:rsidR="00000000" w:rsidDel="00000000" w:rsidP="00000000" w:rsidRDefault="00000000" w:rsidRPr="00000000" w14:paraId="00000101">
          <w:pPr>
            <w:spacing w:line="276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4" style="width:72.65pt;height:21.35pt" o:ole="" type="#_x0000_t75">
                <v:imagedata r:id="rId555" o:title=""/>
              </v:shape>
              <o:OLEObject DrawAspect="Content" r:id="rId556" ObjectID="_1801769814" ProgID="Equation.DSMT4" ShapeID="_x0000_i2694" Type="Embed"/>
            </w:pict>
          </w:r>
          <w:sdt>
            <w:sdtPr>
              <w:tag w:val="goog_rdk_9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64"/>
      </w:sdtPr>
      <w:sdtContent>
        <w:p w:rsidR="00000000" w:rsidDel="00000000" w:rsidP="00000000" w:rsidRDefault="00000000" w:rsidRPr="00000000" w14:paraId="00000102">
          <w:pPr>
            <w:spacing w:line="276" w:lineRule="auto"/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Vậy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2695" style="width:58.65pt;height:21.35pt" o:ole="" type="#_x0000_t75">
                <v:imagedata r:id="rId557" o:title=""/>
              </v:shape>
              <o:OLEObject DrawAspect="Content" r:id="rId558" ObjectID="_1801769815" ProgID="Equation.DSMT4" ShapeID="_x0000_i2695" Type="Embed"/>
            </w:pict>
          </w:r>
          <w:sdt>
            <w:sdtPr>
              <w:tag w:val="goog_rdk_9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66"/>
      </w:sdtPr>
      <w:sdtContent>
        <w:p w:rsidR="00000000" w:rsidDel="00000000" w:rsidP="00000000" w:rsidRDefault="00000000" w:rsidRPr="00000000" w14:paraId="00000103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6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68"/>
      </w:sdtPr>
      <w:sdtContent>
        <w:p w:rsidR="00000000" w:rsidDel="00000000" w:rsidP="00000000" w:rsidRDefault="00000000" w:rsidRPr="00000000" w14:paraId="00000104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6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70"/>
      </w:sdtPr>
      <w:sdtContent>
        <w:p w:rsidR="00000000" w:rsidDel="00000000" w:rsidP="00000000" w:rsidRDefault="00000000" w:rsidRPr="00000000" w14:paraId="00000105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PHẦN III. Thí sinh trả lời từ câu 1 đến câu 6.</w:t>
              </w:r>
            </w:sdtContent>
          </w:sdt>
        </w:p>
      </w:sdtContent>
    </w:sdt>
    <w:sdt>
      <w:sdtPr>
        <w:tag w:val="goog_rdk_984"/>
      </w:sdtPr>
      <w:sdtContent>
        <w:p w:rsidR="00000000" w:rsidDel="00000000" w:rsidP="00000000" w:rsidRDefault="00000000" w:rsidRPr="00000000" w14:paraId="00000106">
          <w:pPr>
            <w:tabs>
              <w:tab w:val="left" w:leader="none" w:pos="992"/>
            </w:tabs>
            <w:spacing w:after="0" w:before="120" w:line="24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7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1. </w:t>
              </w:r>
            </w:sdtContent>
          </w:sdt>
          <w:sdt>
            <w:sdtPr>
              <w:tag w:val="goog_rdk_9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hình chóp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25" style="width:45.35pt;height:14.65pt" o:ole="" type="#_x0000_t75">
                <v:imagedata r:id="rId559" o:title=""/>
              </v:shape>
              <o:OLEObject DrawAspect="Content" r:id="rId560" ObjectID="_1801769816" ProgID="Equation.DSMT4" ShapeID="_x0000_i1225" Type="Embed"/>
            </w:pict>
          </w:r>
          <w:sdt>
            <w:sdtPr>
              <w:tag w:val="goog_rdk_97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đáy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26" style="width:36pt;height:14.65pt" o:ole="" type="#_x0000_t75">
                <v:imagedata r:id="rId561" o:title=""/>
              </v:shape>
              <o:OLEObject DrawAspect="Content" r:id="rId562" ObjectID="_1801769817" ProgID="Equation.DSMT4" ShapeID="_x0000_i1226" Type="Embed"/>
            </w:pict>
          </w:r>
          <w:sdt>
            <w:sdtPr>
              <w:tag w:val="goog_rdk_9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là hình chữ nhật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27" style="width:39.35pt;height:14.65pt" o:ole="" type="#_x0000_t75">
                <v:imagedata r:id="rId563" o:title=""/>
              </v:shape>
              <o:OLEObject DrawAspect="Content" r:id="rId564" ObjectID="_1801769818" ProgID="Equation.DSMT4" ShapeID="_x0000_i1227" Type="Embed"/>
            </w:pict>
          </w:r>
          <w:sdt>
            <w:sdtPr>
              <w:tag w:val="goog_rdk_9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28" style="width:47.35pt;height:14.65pt" o:ole="" type="#_x0000_t75">
                <v:imagedata r:id="rId565" o:title=""/>
              </v:shape>
              <o:OLEObject DrawAspect="Content" r:id="rId566" ObjectID="_1801769819" ProgID="Equation.DSMT4" ShapeID="_x0000_i1228" Type="Embed"/>
            </w:pict>
          </w:r>
          <w:sdt>
            <w:sdtPr>
              <w:tag w:val="goog_rdk_9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;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29" style="width:17.35pt;height:14.65pt" o:ole="" type="#_x0000_t75">
                <v:imagedata r:id="rId567" o:title=""/>
              </v:shape>
              <o:OLEObject DrawAspect="Content" r:id="rId568" ObjectID="_1801769820" ProgID="Equation.DSMT4" ShapeID="_x0000_i1229" Type="Embed"/>
            </w:pict>
          </w:r>
          <w:sdt>
            <w:sdtPr>
              <w:tag w:val="goog_rdk_9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vuông góc với đáy, khoảng cách từ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230" style="width:12pt;height:12.65pt" o:ole="" type="#_x0000_t75">
                <v:imagedata r:id="rId569" o:title=""/>
              </v:shape>
              <o:OLEObject DrawAspect="Content" r:id="rId570" ObjectID="_1801769821" ProgID="Equation.DSMT4" ShapeID="_x0000_i1230" Type="Embed"/>
            </w:pict>
          </w:r>
          <w:sdt>
            <w:sdtPr>
              <w:tag w:val="goog_rdk_9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đến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31" style="width:35.35pt;height:20.65pt" o:ole="" type="#_x0000_t75">
                <v:imagedata r:id="rId571" o:title=""/>
              </v:shape>
              <o:OLEObject DrawAspect="Content" r:id="rId572" ObjectID="_1801769822" ProgID="Equation.DSMT4" ShapeID="_x0000_i1231" Type="Embed"/>
            </w:pict>
          </w:r>
          <w:sdt>
            <w:sdtPr>
              <w:tag w:val="goog_rdk_9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32" style="width:12pt;height:30.65pt" o:ole="" type="#_x0000_t75">
                <v:imagedata r:id="rId573" o:title=""/>
              </v:shape>
              <o:OLEObject DrawAspect="Content" r:id="rId574" ObjectID="_1801769823" ProgID="Equation.DSMT4" ShapeID="_x0000_i1232" Type="Embed"/>
            </w:pict>
          </w:r>
          <w:sdt>
            <w:sdtPr>
              <w:tag w:val="goog_rdk_9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Thể tích của khối chóp theo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33" style="width:9.35pt;height:11.35pt" o:ole="" type="#_x0000_t75">
                <v:imagedata r:id="rId575" o:title=""/>
              </v:shape>
              <o:OLEObject DrawAspect="Content" r:id="rId576" ObjectID="_1801769824" ProgID="Equation.DSMT4" ShapeID="_x0000_i1233" Type="Embed"/>
            </w:pict>
          </w:r>
          <w:sdt>
            <w:sdtPr>
              <w:tag w:val="goog_rdk_98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dạng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311" style="width:38pt;height:36pt" o:ole="" type="#_x0000_t75">
                <v:imagedata r:id="rId577" o:title=""/>
              </v:shape>
              <o:OLEObject DrawAspect="Content" r:id="rId578" ObjectID="_1801769825" ProgID="Equation.DSMT4" ShapeID="_x0000_i1311" Type="Embed"/>
            </w:pict>
          </w:r>
          <w:sdt>
            <w:sdtPr>
              <w:tag w:val="goog_rdk_98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 Khi đó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318" style="width:77.35pt;height:16pt" o:ole="" type="#_x0000_t75">
                <v:imagedata r:id="rId579" o:title=""/>
              </v:shape>
              <o:OLEObject DrawAspect="Content" r:id="rId580" ObjectID="_1801769826" ProgID="Equation.DSMT4" ShapeID="_x0000_i1318" Type="Embed"/>
            </w:pict>
          </w:r>
          <w:sdt>
            <w:sdtPr>
              <w:tag w:val="goog_rdk_9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86"/>
      </w:sdtPr>
      <w:sdtContent>
        <w:p w:rsidR="00000000" w:rsidDel="00000000" w:rsidP="00000000" w:rsidRDefault="00000000" w:rsidRPr="00000000" w14:paraId="00000107">
          <w:pPr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9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Lời giải</w:t>
              </w:r>
            </w:sdtContent>
          </w:sdt>
        </w:p>
      </w:sdtContent>
    </w:sdt>
    <w:sdt>
      <w:sdtPr>
        <w:tag w:val="goog_rdk_989"/>
      </w:sdtPr>
      <w:sdtContent>
        <w:p w:rsidR="00000000" w:rsidDel="00000000" w:rsidP="00000000" w:rsidRDefault="00000000" w:rsidRPr="00000000" w14:paraId="00000108">
          <w:pPr>
            <w:ind w:left="992" w:firstLine="0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9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Đáp số: 64</w:t>
              </w:r>
            </w:sdtContent>
          </w:sdt>
          <w:sdt>
            <w:sdtPr>
              <w:tag w:val="goog_rdk_98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91"/>
      </w:sdtPr>
      <w:sdtContent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9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93"/>
      </w:sdtPr>
      <w:sdtContent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drawing>
              <wp:inline distB="0" distT="0" distL="0" distR="0">
                <wp:extent cx="2428875" cy="2152650"/>
                <wp:effectExtent b="0" l="0" r="0" t="0"/>
                <wp:docPr id="2141042608" name="image393.png"/>
                <a:graphic>
                  <a:graphicData uri="http://schemas.openxmlformats.org/drawingml/2006/picture">
                    <pic:pic>
                      <pic:nvPicPr>
                        <pic:cNvPr id="0" name="image393.png"/>
                        <pic:cNvPicPr preferRelativeResize="0"/>
                      </pic:nvPicPr>
                      <pic:blipFill>
                        <a:blip r:embed="rId77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75" cy="2152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99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98"/>
      </w:sdtPr>
      <w:sdtContent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9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Gọi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pict>
              <v:shape id="_x0000_i1239" style="width:14.65pt;height:12.65pt" o:ole="" type="#_x0000_t75">
                <v:imagedata r:id="rId581" o:title=""/>
              </v:shape>
              <o:OLEObject DrawAspect="Content" r:id="rId582" ObjectID="_1801769827" ProgID="Equation.DSMT4" ShapeID="_x0000_i1239" Type="Embed"/>
            </w:pict>
          </w:r>
          <w:sdt>
            <w:sdtPr>
              <w:tag w:val="goog_rdk_9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là hình chiếu vuông góc của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pict>
              <v:shape id="_x0000_i1240" style="width:12pt;height:12.65pt" o:ole="" type="#_x0000_t75">
                <v:imagedata r:id="rId583" o:title=""/>
              </v:shape>
              <o:OLEObject DrawAspect="Content" r:id="rId584" ObjectID="_1801769828" ProgID="Equation.DSMT4" ShapeID="_x0000_i1240" Type="Embed"/>
            </w:pict>
          </w:r>
          <w:sdt>
            <w:sdtPr>
              <w:tag w:val="goog_rdk_9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trên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1" style="width:18.65pt;height:14.65pt" o:ole="" type="#_x0000_t75">
                <v:imagedata r:id="rId585" o:title=""/>
              </v:shape>
              <o:OLEObject DrawAspect="Content" r:id="rId586" ObjectID="_1801769829" ProgID="Equation.DSMT4" ShapeID="_x0000_i1241" Type="Embed"/>
            </w:pict>
          </w:r>
          <w:sdt>
            <w:sdtPr>
              <w:tag w:val="goog_rdk_9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Ta có</w:t>
              </w:r>
            </w:sdtContent>
          </w:sdt>
        </w:p>
      </w:sdtContent>
    </w:sdt>
    <w:sdt>
      <w:sdtPr>
        <w:tag w:val="goog_rdk_1001"/>
      </w:sdtPr>
      <w:sdtContent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2" style="width:57.35pt;height:36pt" o:ole="" type="#_x0000_t75">
                <v:imagedata r:id="rId587" o:title=""/>
              </v:shape>
              <o:OLEObject DrawAspect="Content" r:id="rId588" ObjectID="_1801769830" ProgID="Equation.DSMT4" ShapeID="_x0000_i1242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3" style="width:81.35pt;height:20.65pt" o:ole="" type="#_x0000_t75">
                <v:imagedata r:id="rId589" o:title=""/>
              </v:shape>
              <o:OLEObject DrawAspect="Content" r:id="rId590" ObjectID="_1801769831" ProgID="Equation.DSMT4" ShapeID="_x0000_i1243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4" style="width:110.65pt;height:21.35pt" o:ole="" type="#_x0000_t75">
                <v:imagedata r:id="rId591" o:title=""/>
              </v:shape>
              <o:OLEObject DrawAspect="Content" r:id="rId592" ObjectID="_1801769832" ProgID="Equation.DSMT4" ShapeID="_x0000_i1244" Type="Embed"/>
            </w:pict>
          </w:r>
          <w:sdt>
            <w:sdtPr>
              <w:tag w:val="goog_rdk_9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Suy ra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5" style="width:44.65pt;height:30.65pt" o:ole="" type="#_x0000_t75">
                <v:imagedata r:id="rId593" o:title=""/>
              </v:shape>
              <o:OLEObject DrawAspect="Content" r:id="rId594" ObjectID="_1801769833" ProgID="Equation.DSMT4" ShapeID="_x0000_i1245" Type="Embed"/>
            </w:pict>
          </w:r>
          <w:sdt>
            <w:sdtPr>
              <w:tag w:val="goog_rdk_10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005"/>
      </w:sdtPr>
      <w:sdtContent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6" style="width:36pt;height:14.65pt" o:ole="" type="#_x0000_t75">
                <v:imagedata r:id="rId595" o:title=""/>
              </v:shape>
              <o:OLEObject DrawAspect="Content" r:id="rId596" ObjectID="_1801769834" ProgID="Equation.DSMT4" ShapeID="_x0000_i1246" Type="Embed"/>
            </w:pict>
          </w:r>
          <w:sdt>
            <w:sdtPr>
              <w:tag w:val="goog_rdk_10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vuông tại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pict>
              <v:shape id="_x0000_i1247" style="width:12pt;height:12.65pt" o:ole="" type="#_x0000_t75">
                <v:imagedata r:id="rId597" o:title=""/>
              </v:shape>
              <o:OLEObject DrawAspect="Content" r:id="rId598" ObjectID="_1801769835" ProgID="Equation.DSMT4" ShapeID="_x0000_i1247" Type="Embed"/>
            </w:pict>
          </w:r>
          <w:sdt>
            <w:sdtPr>
              <w:tag w:val="goog_rdk_10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có đường cao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  <w:pict>
              <v:shape id="_x0000_i1248" style="width:21.35pt;height:12.65pt" o:ole="" type="#_x0000_t75">
                <v:imagedata r:id="rId599" o:title=""/>
              </v:shape>
              <o:OLEObject DrawAspect="Content" r:id="rId600" ObjectID="_1801769836" ProgID="Equation.DSMT4" ShapeID="_x0000_i1248" Type="Embed"/>
            </w:pict>
          </w:r>
          <w:sdt>
            <w:sdtPr>
              <w:tag w:val="goog_rdk_10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nên</w:t>
              </w:r>
            </w:sdtContent>
          </w:sdt>
        </w:p>
      </w:sdtContent>
    </w:sdt>
    <w:sdt>
      <w:sdtPr>
        <w:tag w:val="goog_rdk_1007"/>
      </w:sdtPr>
      <w:sdtContent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49" style="width:99.35pt;height:30.65pt" o:ole="" type="#_x0000_t75">
                <v:imagedata r:id="rId601" o:title=""/>
              </v:shape>
              <o:OLEObject DrawAspect="Content" r:id="rId602" ObjectID="_1801769837" ProgID="Equation.DSMT4" ShapeID="_x0000_i1249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50" style="width:114pt;height:30.65pt" o:ole="" type="#_x0000_t75">
                <v:imagedata r:id="rId603" o:title=""/>
              </v:shape>
              <o:OLEObject DrawAspect="Content" r:id="rId604" ObjectID="_1801769838" ProgID="Equation.DSMT4" ShapeID="_x0000_i1250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51" style="width:35.35pt;height:30.65pt" o:ole="" type="#_x0000_t75">
                <v:imagedata r:id="rId605" o:title=""/>
              </v:shape>
              <o:OLEObject DrawAspect="Content" r:id="rId606" ObjectID="_1801769839" ProgID="Equation.DSMT4" ShapeID="_x0000_i1251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1252" style="width:78.65pt;height:33.35pt" o:ole="" type="#_x0000_t75">
                <v:imagedata r:id="rId607" o:title=""/>
              </v:shape>
              <o:OLEObject DrawAspect="Content" r:id="rId608" ObjectID="_1801769840" ProgID="Equation.DSMT4" ShapeID="_x0000_i1252" Type="Embed"/>
            </w:pict>
          </w:r>
          <w:sdt>
            <w:sdtPr>
              <w:tag w:val="goog_rdk_10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009"/>
      </w:sdtPr>
      <w:sdtContent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992" w:right="0" w:firstLine="0"/>
            <w:jc w:val="left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Vậy </w:t>
              </w:r>
            </w:sdtContent>
          </w:sdt>
        </w:p>
      </w:sdtContent>
    </w:sdt>
    <w:sdt>
      <w:sdtPr>
        <w:tag w:val="goog_rdk_1013"/>
      </w:sdtPr>
      <w:sdtContent>
        <w:p w:rsidR="00000000" w:rsidDel="00000000" w:rsidP="00000000" w:rsidRDefault="00000000" w:rsidRPr="00000000" w14:paraId="00000110">
          <w:pPr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0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Vậy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53" style="width:84.65pt;height:30.65pt" o:ole="" type="#_x0000_t75">
                <v:imagedata r:id="rId609" o:title=""/>
              </v:shape>
              <o:OLEObject DrawAspect="Content" r:id="rId610" ObjectID="_1801769841" ProgID="Equation.DSMT4" ShapeID="_x0000_i1253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54" style="width:83.35pt;height:33.35pt" o:ole="" type="#_x0000_t75">
                <v:imagedata r:id="rId611" o:title=""/>
              </v:shape>
              <o:OLEObject DrawAspect="Content" r:id="rId612" ObjectID="_1801769842" ProgID="Equation.DSMT4" ShapeID="_x0000_i1254" Type="Embed"/>
            </w:pict>
          </w: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55" style="width:54pt;height:33.35pt" o:ole="" type="#_x0000_t75">
                <v:imagedata r:id="rId613" o:title=""/>
              </v:shape>
              <o:OLEObject DrawAspect="Content" r:id="rId614" ObjectID="_1801769843" ProgID="Equation.DSMT4" ShapeID="_x0000_i1255" Type="Embed"/>
            </w:pict>
          </w:r>
          <w:sdt>
            <w:sdtPr>
              <w:tag w:val="goog_rdk_10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101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15"/>
      </w:sdtPr>
      <w:sdtContent>
        <w:p w:rsidR="00000000" w:rsidDel="00000000" w:rsidP="00000000" w:rsidRDefault="00000000" w:rsidRPr="00000000" w14:paraId="00000111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321" style="width:100pt;height:14pt" o:ole="" type="#_x0000_t75">
                <v:imagedata r:id="rId615" o:title=""/>
              </v:shape>
              <o:OLEObject DrawAspect="Content" r:id="rId616" ObjectID="_1801769844" ProgID="Equation.DSMT4" ShapeID="_x0000_i1321" Type="Embed"/>
            </w:pict>
          </w:r>
          <w:sdt>
            <w:sdtPr>
              <w:tag w:val="goog_rdk_101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19"/>
      </w:sdtPr>
      <w:sdtContent>
        <w:p w:rsidR="00000000" w:rsidDel="00000000" w:rsidP="00000000" w:rsidRDefault="00000000" w:rsidRPr="00000000" w14:paraId="00000112">
          <w:pPr>
            <w:tabs>
              <w:tab w:val="left" w:leader="none" w:pos="992"/>
            </w:tabs>
            <w:spacing w:after="0" w:before="120" w:line="276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2. </w:t>
              </w:r>
            </w:sdtContent>
          </w:sdt>
          <w:sdt>
            <w:sdtPr>
              <w:tag w:val="goog_rdk_10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Cho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06" style="width:48pt;height:20pt" o:ole="" type="#_x0000_t75">
                <v:imagedata r:id="rId617" o:title=""/>
              </v:shape>
              <o:OLEObject DrawAspect="Content" r:id="rId618" ObjectID="_1801769845" ProgID="Equation.DSMT4" ShapeID="_x0000_i3606" Type="Embed"/>
            </w:pict>
          </w:r>
          <w:sdt>
            <w:sdtPr>
              <w:tag w:val="goog_rdk_10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đồ thị như hình vẽ bên dưới.</w:t>
              </w:r>
            </w:sdtContent>
          </w:sdt>
        </w:p>
      </w:sdtContent>
    </w:sdt>
    <w:sdt>
      <w:sdtPr>
        <w:tag w:val="goog_rdk_1021"/>
      </w:sdtPr>
      <w:sdtContent>
        <w:p w:rsidR="00000000" w:rsidDel="00000000" w:rsidP="00000000" w:rsidRDefault="00000000" w:rsidRPr="00000000" w14:paraId="00000113">
          <w:pPr>
            <w:spacing w:before="120" w:line="276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3289098" cy="2068949"/>
                <wp:effectExtent b="0" l="0" r="0" t="0"/>
                <wp:docPr id="2141042607" name="image394.jpg"/>
                <a:graphic>
                  <a:graphicData uri="http://schemas.openxmlformats.org/drawingml/2006/picture">
                    <pic:pic>
                      <pic:nvPicPr>
                        <pic:cNvPr id="0" name="image394.jpg"/>
                        <pic:cNvPicPr preferRelativeResize="0"/>
                      </pic:nvPicPr>
                      <pic:blipFill>
                        <a:blip r:embed="rId77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9098" cy="20689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02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26"/>
      </w:sdtPr>
      <w:sdtContent>
        <w:p w:rsidR="00000000" w:rsidDel="00000000" w:rsidP="00000000" w:rsidRDefault="00000000" w:rsidRPr="00000000" w14:paraId="00000114">
          <w:pPr>
            <w:spacing w:before="120" w:line="276" w:lineRule="auto"/>
            <w:ind w:left="992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0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Số giá trị nguyên dương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07" style="width:14pt;height:11.35pt" o:ole="" type="#_x0000_t75">
                <v:imagedata r:id="rId619" o:title=""/>
              </v:shape>
              <o:OLEObject DrawAspect="Content" r:id="rId620" ObjectID="_1801769846" ProgID="Equation.DSMT4" ShapeID="_x0000_i3607" Type="Embed"/>
            </w:pict>
          </w:r>
          <w:sdt>
            <w:sdtPr>
              <w:tag w:val="goog_rdk_10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để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08" style="width:108.65pt;height:22pt" o:ole="" type="#_x0000_t75">
                <v:imagedata r:id="rId621" o:title=""/>
              </v:shape>
              <o:OLEObject DrawAspect="Content" r:id="rId622" ObjectID="_1801769847" ProgID="Equation.DSMT4" ShapeID="_x0000_i3608" Type="Embed"/>
            </w:pict>
          </w:r>
          <w:sdt>
            <w:sdtPr>
              <w:tag w:val="goog_rdk_10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nghiệm?</w:t>
              </w:r>
            </w:sdtContent>
          </w:sdt>
          <w:sdt>
            <w:sdtPr>
              <w:tag w:val="goog_rdk_102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28"/>
      </w:sdtPr>
      <w:sdtContent>
        <w:p w:rsidR="00000000" w:rsidDel="00000000" w:rsidP="00000000" w:rsidRDefault="00000000" w:rsidRPr="00000000" w14:paraId="00000115">
          <w:pPr>
            <w:spacing w:line="276" w:lineRule="auto"/>
            <w:ind w:left="992" w:firstLine="0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0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Lời giải</w:t>
              </w:r>
            </w:sdtContent>
          </w:sdt>
        </w:p>
      </w:sdtContent>
    </w:sdt>
    <w:sdt>
      <w:sdtPr>
        <w:tag w:val="goog_rdk_1031"/>
      </w:sdtPr>
      <w:sdtContent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Đáp án: </w:t>
              </w:r>
            </w:sdtContent>
          </w:sdt>
          <w:sdt>
            <w:sdtPr>
              <w:tag w:val="goog_rdk_10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3</w:t>
              </w:r>
            </w:sdtContent>
          </w:sdt>
        </w:p>
      </w:sdtContent>
    </w:sdt>
    <w:sdt>
      <w:sdtPr>
        <w:tag w:val="goog_rdk_1035"/>
      </w:sdtPr>
      <w:sdtContent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Đặt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09" style="width:70.65pt;height:16pt" o:ole="" type="#_x0000_t75">
                <v:imagedata r:id="rId623" o:title=""/>
              </v:shape>
              <o:OLEObject DrawAspect="Content" r:id="rId624" ObjectID="_1801769848" ProgID="Equation.DSMT4" ShapeID="_x0000_i3609" Type="Embed"/>
            </w:pict>
          </w:r>
          <w:sdt>
            <w:sdtPr>
              <w:tag w:val="goog_rdk_103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0" style="width:86pt;height:22pt" o:ole="" type="#_x0000_t75">
                <v:imagedata r:id="rId625" o:title=""/>
              </v:shape>
              <o:OLEObject DrawAspect="Content" r:id="rId626" ObjectID="_1801769849" ProgID="Equation.DSMT4" ShapeID="_x0000_i3610" Type="Embed"/>
            </w:pict>
          </w:r>
          <w:sdt>
            <w:sdtPr>
              <w:tag w:val="goog_rdk_10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039"/>
      </w:sdtPr>
      <w:sdtContent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1" style="width:128pt;height:22pt" o:ole="" type="#_x0000_t75">
                <v:imagedata r:id="rId627" o:title=""/>
              </v:shape>
              <o:OLEObject DrawAspect="Content" r:id="rId628" ObjectID="_1801769850" ProgID="Equation.DSMT4" ShapeID="_x0000_i3611" Type="Embed"/>
            </w:pict>
          </w:r>
          <w:sdt>
            <w:sdtPr>
              <w:tag w:val="goog_rdk_10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trở thành phương trình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2" style="width:83.35pt;height:20pt" o:ole="" type="#_x0000_t75">
                <v:imagedata r:id="rId629" o:title=""/>
              </v:shape>
              <o:OLEObject DrawAspect="Content" r:id="rId630" ObjectID="_1801769851" ProgID="Equation.DSMT4" ShapeID="_x0000_i3612" Type="Embed"/>
            </w:pict>
          </w:r>
          <w:sdt>
            <w:sdtPr>
              <w:tag w:val="goog_rdk_10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042"/>
      </w:sdtPr>
      <w:sdtContent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Sử dụng các nhận xét ở trên và đồ thị của hàm số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3" style="width:48pt;height:20pt" o:ole="" type="#_x0000_t75">
                <v:imagedata r:id="rId631" o:title=""/>
              </v:shape>
              <o:OLEObject DrawAspect="Content" r:id="rId632" ObjectID="_1801769852" ProgID="Equation.DSMT4" ShapeID="_x0000_i3613" Type="Embed"/>
            </w:pict>
          </w:r>
          <w:sdt>
            <w:sdtPr>
              <w:tag w:val="goog_rdk_10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ta có</w:t>
              </w:r>
            </w:sdtContent>
          </w:sdt>
        </w:p>
      </w:sdtContent>
    </w:sdt>
    <w:sdt>
      <w:sdtPr>
        <w:tag w:val="goog_rdk_1047"/>
      </w:sdtPr>
      <w:sdtContent>
        <w:p w:rsidR="00000000" w:rsidDel="00000000" w:rsidP="00000000" w:rsidRDefault="00000000" w:rsidRPr="00000000" w14:paraId="000001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4" style="width:16pt;height:20pt" o:ole="" type="#_x0000_t75">
                <v:imagedata r:id="rId633" o:title=""/>
              </v:shape>
              <o:OLEObject DrawAspect="Content" r:id="rId634" ObjectID="_1801769853" ProgID="Equation.DSMT4" ShapeID="_x0000_i3614" Type="Embed"/>
            </w:pict>
          </w:r>
          <w:sdt>
            <w:sdtPr>
              <w:tag w:val="goog_rdk_10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có nghiệm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5" style="width:16pt;height:12pt" o:ole="" type="#_x0000_t75">
                <v:imagedata r:id="rId635" o:title=""/>
              </v:shape>
              <o:OLEObject DrawAspect="Content" r:id="rId636" ObjectID="_1801769854" ProgID="Equation.DSMT4" ShapeID="_x0000_i3615" Type="Embed"/>
            </w:pict>
          </w:r>
          <w:sdt>
            <w:sdtPr>
              <w:tag w:val="goog_rdk_10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6" style="width:19.35pt;height:20pt" o:ole="" type="#_x0000_t75">
                <v:imagedata r:id="rId637" o:title=""/>
              </v:shape>
              <o:OLEObject DrawAspect="Content" r:id="rId638" ObjectID="_1801769855" ProgID="Equation.DSMT4" ShapeID="_x0000_i3616" Type="Embed"/>
            </w:pict>
          </w:r>
          <w:sdt>
            <w:sdtPr>
              <w:tag w:val="goog_rdk_10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có nghiệm thuộc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7" style="width:37.35pt;height:20pt" o:ole="" type="#_x0000_t75">
                <v:imagedata r:id="rId639" o:title=""/>
              </v:shape>
              <o:OLEObject DrawAspect="Content" r:id="rId640" ObjectID="_1801769856" ProgID="Equation.DSMT4" ShapeID="_x0000_i3617" Type="Embed"/>
            </w:pict>
          </w:r>
          <w:sdt>
            <w:sdtPr>
              <w:tag w:val="goog_rdk_104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49"/>
      </w:sdtPr>
      <w:sdtContent>
        <w:p w:rsidR="00000000" w:rsidDel="00000000" w:rsidP="00000000" w:rsidRDefault="00000000" w:rsidRPr="00000000" w14:paraId="000001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8" style="width:103.35pt;height:14pt" o:ole="" type="#_x0000_t75">
                <v:imagedata r:id="rId641" o:title=""/>
              </v:shape>
              <o:OLEObject DrawAspect="Content" r:id="rId642" ObjectID="_1801769857" ProgID="Equation.DSMT4" ShapeID="_x0000_i3618" Type="Embed"/>
            </w:pict>
          </w:r>
          <w:sdt>
            <w:sdtPr>
              <w:tag w:val="goog_rdk_104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53"/>
      </w:sdtPr>
      <w:sdtContent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78.00000000000006" w:lineRule="auto"/>
            <w:ind w:left="992" w:right="0" w:firstLine="0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0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Vậy tập hợp các giá trị nguyên dương của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19" style="width:14pt;height:11.35pt" o:ole="" type="#_x0000_t75">
                <v:imagedata r:id="rId643" o:title=""/>
              </v:shape>
              <o:OLEObject DrawAspect="Content" r:id="rId644" ObjectID="_1801769858" ProgID="Equation.DSMT4" ShapeID="_x0000_i3619" Type="Embed"/>
            </w:pict>
          </w:r>
          <w:sdt>
            <w:sdtPr>
              <w:tag w:val="goog_rdk_10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thỏa yêu cầu bài toán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43.333333333333336"/>
                  <w:szCs w:val="43.333333333333336"/>
                  <w:u w:val="none"/>
                  <w:shd w:fill="auto" w:val="clear"/>
                  <w:vertAlign w:val="subscript"/>
                </w:rPr>
              </w:rPrChange>
            </w:rPr>
            <w:pict>
              <v:shape id="_x0000_i3620" style="width:40.65pt;height:20pt" o:ole="" type="#_x0000_t75">
                <v:imagedata r:id="rId645" o:title=""/>
              </v:shape>
              <o:OLEObject DrawAspect="Content" r:id="rId646" ObjectID="_1801769859" ProgID="Equation.DSMT4" ShapeID="_x0000_i3620" Type="Embed"/>
            </w:pict>
          </w:r>
          <w:sdt>
            <w:sdtPr>
              <w:tag w:val="goog_rdk_10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068"/>
      </w:sdtPr>
      <w:sdtContent>
        <w:p w:rsidR="00000000" w:rsidDel="00000000" w:rsidP="00000000" w:rsidRDefault="00000000" w:rsidRPr="00000000" w14:paraId="0000011D">
          <w:pPr>
            <w:spacing w:after="0" w:before="24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3.</w:t>
              </w:r>
            </w:sdtContent>
          </w:sdt>
          <w:sdt>
            <w:sdtPr>
              <w:tag w:val="goog_rdk_10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Một tấm sắt tròn được treo song song với mặt phẳng nằm ngang bởi ba sợi dây không giãn xuất phát từ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3" style="width:12pt;height:14.65pt" o:ole="" type="#_x0000_t75">
                <v:imagedata r:id="rId647" o:title=""/>
              </v:shape>
              <o:OLEObject DrawAspect="Content" r:id="rId648" ObjectID="_1801769860" ProgID="Equation.DSMT4" ShapeID="_x0000_i3643" Type="Embed"/>
            </w:pict>
          </w:r>
          <w:sdt>
            <w:sdtPr>
              <w:tag w:val="goog_rdk_10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trên trần nhà và lần lượt buộc vào ba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4" style="width:36pt;height:16pt" o:ole="" type="#_x0000_t75">
                <v:imagedata r:id="rId649" o:title=""/>
              </v:shape>
              <o:OLEObject DrawAspect="Content" r:id="rId650" ObjectID="_1801769861" ProgID="Equation.DSMT4" ShapeID="_x0000_i3644" Type="Embed"/>
            </w:pict>
          </w:r>
          <w:sdt>
            <w:sdtPr>
              <w:tag w:val="goog_rdk_105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trên tấm sắt tròn sao cho các lực căng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5" style="width:44pt;height:20.65pt" o:ole="" type="#_x0000_t75">
                <v:imagedata r:id="rId651" o:title=""/>
              </v:shape>
              <o:OLEObject DrawAspect="Content" r:id="rId652" ObjectID="_1801769862" ProgID="Equation.DSMT4" ShapeID="_x0000_i3645" Type="Embed"/>
            </w:pict>
          </w:r>
          <w:sdt>
            <w:sdtPr>
              <w:tag w:val="goog_rdk_10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6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lần lượt trên mỗi dây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6" style="width:58.65pt;height:16pt" o:ole="" type="#_x0000_t75">
                <v:imagedata r:id="rId653" o:title=""/>
              </v:shape>
              <o:OLEObject DrawAspect="Content" r:id="rId654" ObjectID="_1801769863" ProgID="Equation.DSMT4" ShapeID="_x0000_i3646" Type="Embed"/>
            </w:pict>
          </w:r>
          <w:sdt>
            <w:sdtPr>
              <w:tag w:val="goog_rdk_10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đôi một vuông góc với nhau và có độ lớn bằng nhau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7" style="width:69.35pt;height:24pt" o:ole="" type="#_x0000_t75">
                <v:imagedata r:id="rId655" o:title=""/>
              </v:shape>
              <o:OLEObject DrawAspect="Content" r:id="rId656" ObjectID="_1801769864" ProgID="Equation.DSMT4" ShapeID="_x0000_i3647" Type="Embed"/>
            </w:pict>
          </w:r>
          <w:sdt>
            <w:sdtPr>
              <w:tag w:val="goog_rdk_10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. Biết trọng lượng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  <w:vertAlign w:val="baseline"/>
                </w:rPr>
              </w:rPrChange>
            </w:rPr>
            <w:pict>
              <v:shape id="_x0000_i3648" style="width:12pt;height:13.35pt" o:ole="" type="#_x0000_t75">
                <v:imagedata r:id="rId657" o:title=""/>
              </v:shape>
              <o:OLEObject DrawAspect="Content" r:id="rId658" ObjectID="_1801769865" ProgID="Equation.DSMT4" ShapeID="_x0000_i3648" Type="Embed"/>
            </w:pict>
          </w:r>
          <w:sdt>
            <w:sdtPr>
              <w:tag w:val="goog_rdk_10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của tấm sắt tròn đó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49" style="width:60.65pt;height:21.35pt" o:ole="" type="#_x0000_t75">
                <v:imagedata r:id="rId659" o:title=""/>
              </v:shape>
              <o:OLEObject DrawAspect="Content" r:id="rId660" ObjectID="_1801769866" ProgID="Equation.DSMT4" ShapeID="_x0000_i3649" Type="Embed"/>
            </w:pict>
          </w:r>
          <w:sdt>
            <w:sdtPr>
              <w:tag w:val="goog_rdk_10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(xem hình vẽ).</w:t>
              </w:r>
            </w:sdtContent>
          </w:sdt>
        </w:p>
      </w:sdtContent>
    </w:sdt>
    <w:sdt>
      <w:sdtPr>
        <w:tag w:val="goog_rdk_1071"/>
      </w:sdtPr>
      <w:sdtContent>
        <w:p w:rsidR="00000000" w:rsidDel="00000000" w:rsidP="00000000" w:rsidRDefault="00000000" w:rsidRPr="00000000" w14:paraId="0000011E">
          <w:pPr>
            <w:tabs>
              <w:tab w:val="left" w:leader="none" w:pos="0"/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5400"/>
              <w:tab w:val="left" w:leader="none" w:pos="7920"/>
            </w:tabs>
            <w:spacing w:after="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                                                             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1685925" cy="2114550"/>
                <wp:effectExtent b="0" l="0" r="0" t="0"/>
                <wp:docPr descr="A diagram of a triangle with arrows&#10;&#10;Description automatically generated" id="2141042605" name="image392.png"/>
                <a:graphic>
                  <a:graphicData uri="http://schemas.openxmlformats.org/drawingml/2006/picture">
                    <pic:pic>
                      <pic:nvPicPr>
                        <pic:cNvPr descr="A diagram of a triangle with arrows&#10;&#10;Description automatically generated" id="0" name="image392.png"/>
                        <pic:cNvPicPr preferRelativeResize="0"/>
                      </pic:nvPicPr>
                      <pic:blipFill>
                        <a:blip r:embed="rId77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2114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07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73"/>
      </w:sdtPr>
      <w:sdtContent>
        <w:p w:rsidR="00000000" w:rsidDel="00000000" w:rsidP="00000000" w:rsidRDefault="00000000" w:rsidRPr="00000000" w14:paraId="0000011F">
          <w:pPr>
            <w:tabs>
              <w:tab w:val="left" w:leader="none" w:pos="0"/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5400"/>
              <w:tab w:val="left" w:leader="none" w:pos="7920"/>
            </w:tabs>
            <w:spacing w:after="0"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Tính lực căng của dây treo tấm sắt tròn đó.</w:t>
              </w:r>
            </w:sdtContent>
          </w:sdt>
        </w:p>
      </w:sdtContent>
    </w:sdt>
    <w:sdt>
      <w:sdtPr>
        <w:tag w:val="goog_rdk_1075"/>
      </w:sdtPr>
      <w:sdtContent>
        <w:p w:rsidR="00000000" w:rsidDel="00000000" w:rsidP="00000000" w:rsidRDefault="00000000" w:rsidRPr="00000000" w14:paraId="00000120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0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Giải</w:t>
              </w:r>
            </w:sdtContent>
          </w:sdt>
        </w:p>
      </w:sdtContent>
    </w:sdt>
    <w:sdt>
      <w:sdtPr>
        <w:tag w:val="goog_rdk_1077"/>
      </w:sdtPr>
      <w:sdtContent>
        <w:p w:rsidR="00000000" w:rsidDel="00000000" w:rsidP="00000000" w:rsidRDefault="00000000" w:rsidRPr="00000000" w14:paraId="00000121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0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Đáp số: 2024</w:t>
              </w:r>
            </w:sdtContent>
          </w:sdt>
        </w:p>
      </w:sdtContent>
    </w:sdt>
    <w:sdt>
      <w:sdtPr>
        <w:tag w:val="goog_rdk_1079"/>
      </w:sdtPr>
      <w:sdtContent>
        <w:p w:rsidR="00000000" w:rsidDel="00000000" w:rsidP="00000000" w:rsidRDefault="00000000" w:rsidRPr="00000000" w14:paraId="00000122">
          <w:pPr>
            <w:tabs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3402"/>
              <w:tab w:val="left" w:leader="none" w:pos="5400"/>
              <w:tab w:val="left" w:leader="none" w:pos="5670"/>
              <w:tab w:val="left" w:leader="none" w:pos="7920"/>
            </w:tabs>
            <w:spacing w:line="36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ff0000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1895475" cy="1885950"/>
                <wp:effectExtent b="0" l="0" r="0" t="0"/>
                <wp:docPr descr="A diagram of a cube with arrows&#10;&#10;Description automatically generated" id="2141042604" name="image389.png"/>
                <a:graphic>
                  <a:graphicData uri="http://schemas.openxmlformats.org/drawingml/2006/picture">
                    <pic:pic>
                      <pic:nvPicPr>
                        <pic:cNvPr descr="A diagram of a cube with arrows&#10;&#10;Description automatically generated" id="0" name="image389.png"/>
                        <pic:cNvPicPr preferRelativeResize="0"/>
                      </pic:nvPicPr>
                      <pic:blipFill>
                        <a:blip r:embed="rId78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1885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07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83"/>
      </w:sdtPr>
      <w:sdtContent>
        <w:p w:rsidR="00000000" w:rsidDel="00000000" w:rsidP="00000000" w:rsidRDefault="00000000" w:rsidRPr="00000000" w14:paraId="00000123">
          <w:pPr>
            <w:tabs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3402"/>
              <w:tab w:val="left" w:leader="none" w:pos="5400"/>
              <w:tab w:val="left" w:leader="none" w:pos="5670"/>
              <w:tab w:val="left" w:leader="none" w:pos="7920"/>
            </w:tabs>
            <w:spacing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Gọi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0" style="width:42.65pt;height:18.65pt" o:ole="" type="#_x0000_t75">
                <v:imagedata r:id="rId661" o:title=""/>
              </v:shape>
              <o:OLEObject DrawAspect="Content" r:id="rId662" ObjectID="_1801769867" ProgID="Equation.DSMT4" ShapeID="_x0000_i3650" Type="Embed"/>
            </w:pict>
          </w:r>
          <w:sdt>
            <w:sdtPr>
              <w:tag w:val="goog_rdk_108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lần lượt là các điểm sao cho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1" style="width:141.35pt;height:20.65pt" o:ole="" type="#_x0000_t75">
                <v:imagedata r:id="rId663" o:title=""/>
              </v:shape>
              <o:OLEObject DrawAspect="Content" r:id="rId664" ObjectID="_1801769868" ProgID="Equation.DSMT4" ShapeID="_x0000_i3651" Type="Embed"/>
            </w:pict>
          </w:r>
          <w:sdt>
            <w:sdtPr>
              <w:tag w:val="goog_rdk_108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89"/>
      </w:sdtPr>
      <w:sdtContent>
        <w:p w:rsidR="00000000" w:rsidDel="00000000" w:rsidP="00000000" w:rsidRDefault="00000000" w:rsidRPr="00000000" w14:paraId="00000124">
          <w:pPr>
            <w:tabs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3402"/>
              <w:tab w:val="left" w:leader="none" w:pos="5400"/>
              <w:tab w:val="left" w:leader="none" w:pos="5670"/>
              <w:tab w:val="left" w:leader="none" w:pos="7920"/>
            </w:tabs>
            <w:spacing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Lấy các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2" style="width:60pt;height:19.35pt" o:ole="" type="#_x0000_t75">
                <v:imagedata r:id="rId665" o:title=""/>
              </v:shape>
              <o:OLEObject DrawAspect="Content" r:id="rId666" ObjectID="_1801769869" ProgID="Equation.DSMT4" ShapeID="_x0000_i3652" Type="Embed"/>
            </w:pict>
          </w:r>
          <w:sdt>
            <w:sdtPr>
              <w:tag w:val="goog_rdk_108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sao cho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3" style="width:84pt;height:19.35pt" o:ole="" type="#_x0000_t75">
                <v:imagedata r:id="rId667" o:title=""/>
              </v:shape>
              <o:OLEObject DrawAspect="Content" r:id="rId668" ObjectID="_1801769870" ProgID="Equation.DSMT4" ShapeID="_x0000_i3653" Type="Embed"/>
            </w:pict>
          </w:r>
          <w:sdt>
            <w:sdtPr>
              <w:tag w:val="goog_rdk_10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8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hình hộp . </w:t>
              </w:r>
            </w:sdtContent>
          </w:sdt>
        </w:p>
      </w:sdtContent>
    </w:sdt>
    <w:sdt>
      <w:sdtPr>
        <w:tag w:val="goog_rdk_1093"/>
      </w:sdtPr>
      <w:sdtContent>
        <w:p w:rsidR="00000000" w:rsidDel="00000000" w:rsidP="00000000" w:rsidRDefault="00000000" w:rsidRPr="00000000" w14:paraId="00000125">
          <w:pPr>
            <w:tabs>
              <w:tab w:val="left" w:leader="none" w:pos="284"/>
              <w:tab w:val="left" w:leader="none" w:pos="360"/>
              <w:tab w:val="left" w:leader="none" w:pos="2835"/>
              <w:tab w:val="left" w:leader="none" w:pos="2880"/>
              <w:tab w:val="left" w:leader="none" w:pos="3402"/>
              <w:tab w:val="left" w:leader="none" w:pos="5400"/>
              <w:tab w:val="left" w:leader="none" w:pos="5670"/>
              <w:tab w:val="left" w:leader="none" w:pos="7920"/>
            </w:tabs>
            <w:spacing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ff0000"/>
                  <w:sz w:val="26"/>
                  <w:szCs w:val="26"/>
                </w:rPr>
              </w:rPrChange>
            </w:rPr>
          </w:pPr>
          <w:sdt>
            <w:sdtPr>
              <w:tag w:val="goog_rdk_109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Theo quy tắc hình hộp ta có:</w:t>
              </w:r>
            </w:sdtContent>
          </w:sdt>
          <w:sdt>
            <w:sdtPr>
              <w:tag w:val="goog_rdk_10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4" style="width:110.65pt;height:22.65pt" o:ole="" type="#_x0000_t75">
                <v:imagedata r:id="rId669" o:title=""/>
              </v:shape>
              <o:OLEObject DrawAspect="Content" r:id="rId670" ObjectID="_1801769871" ProgID="Equation.DSMT4" ShapeID="_x0000_i3654" Type="Embed"/>
            </w:pict>
          </w:r>
          <w:sdt>
            <w:sdtPr>
              <w:tag w:val="goog_rdk_109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06"/>
      </w:sdtPr>
      <w:sdtContent>
        <w:p w:rsidR="00000000" w:rsidDel="00000000" w:rsidP="00000000" w:rsidRDefault="00000000" w:rsidRPr="00000000" w14:paraId="00000126">
          <w:pPr>
            <w:spacing w:line="360" w:lineRule="auto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0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Do các lực căng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5" style="width:44pt;height:20.65pt" o:ole="" type="#_x0000_t75">
                <v:imagedata r:id="rId671" o:title=""/>
              </v:shape>
              <o:OLEObject DrawAspect="Content" r:id="rId672" ObjectID="_1801769872" ProgID="Equation.DSMT4" ShapeID="_x0000_i3655" Type="Embed"/>
            </w:pict>
          </w:r>
          <w:sdt>
            <w:sdtPr>
              <w:tag w:val="goog_rdk_10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đôi một vuông góc với nhau và có độ lớn:</w:t>
              </w:r>
            </w:sdtContent>
          </w:sdt>
          <w:sdt>
            <w:sdtPr>
              <w:tag w:val="goog_rdk_109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6" style="width:69.35pt;height:24pt" o:ole="" type="#_x0000_t75">
                <v:imagedata r:id="rId673" o:title=""/>
              </v:shape>
              <o:OLEObject DrawAspect="Content" r:id="rId674" ObjectID="_1801769873" ProgID="Equation.DSMT4" ShapeID="_x0000_i3656" Type="Embed"/>
            </w:pict>
          </w:r>
          <w:sdt>
            <w:sdtPr>
              <w:tag w:val="goog_rdk_109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nên hình hộp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7" style="width:84pt;height:19.35pt" o:ole="" type="#_x0000_t75">
                <v:imagedata r:id="rId675" o:title=""/>
              </v:shape>
              <o:OLEObject DrawAspect="Content" r:id="rId676" ObjectID="_1801769874" ProgID="Equation.DSMT4" ShapeID="_x0000_i3657" Type="Embed"/>
            </w:pict>
          </w:r>
          <w:sdt>
            <w:sdtPr>
              <w:tag w:val="goog_rdk_10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có ba cạnh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8" style="width:58.65pt;height:16pt" o:ole="" type="#_x0000_t75">
                <v:imagedata r:id="rId677" o:title=""/>
              </v:shape>
              <o:OLEObject DrawAspect="Content" r:id="rId678" ObjectID="_1801769875" ProgID="Equation.DSMT4" ShapeID="_x0000_i3658" Type="Embed"/>
            </w:pict>
          </w:r>
          <w:sdt>
            <w:sdtPr>
              <w:tag w:val="goog_rdk_11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10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đôi một vuông góc và bằng nhau. Vì thế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59" style="width:84pt;height:19.35pt" o:ole="" type="#_x0000_t75">
                <v:imagedata r:id="rId679" o:title=""/>
              </v:shape>
              <o:OLEObject DrawAspect="Content" r:id="rId680" ObjectID="_1801769876" ProgID="Equation.DSMT4" ShapeID="_x0000_i3659" Type="Embed"/>
            </w:pict>
          </w:r>
          <w:sdt>
            <w:sdtPr>
              <w:tag w:val="goog_rdk_110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1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là hình lập phương có độ dài cạnh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60" style="width:88.65pt;height:24pt" o:ole="" type="#_x0000_t75">
                <v:imagedata r:id="rId681" o:title=""/>
              </v:shape>
              <o:OLEObject DrawAspect="Content" r:id="rId682" ObjectID="_1801769877" ProgID="Equation.DSMT4" ShapeID="_x0000_i3660" Type="Embed"/>
            </w:pict>
          </w:r>
          <w:sdt>
            <w:sdtPr>
              <w:tag w:val="goog_rdk_11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suy ra độ dài đường chéo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61" style="width:23.35pt;height:18.65pt" o:ole="" type="#_x0000_t75">
                <v:imagedata r:id="rId683" o:title=""/>
              </v:shape>
              <o:OLEObject DrawAspect="Content" r:id="rId684" ObjectID="_1801769878" ProgID="Equation.DSMT4" ShapeID="_x0000_i3661" Type="Embed"/>
            </w:pict>
          </w:r>
          <w:sdt>
            <w:sdtPr>
              <w:tag w:val="goog_rdk_110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09"/>
      </w:sdtPr>
      <w:sdtContent>
        <w:p w:rsidR="00000000" w:rsidDel="00000000" w:rsidP="00000000" w:rsidRDefault="00000000" w:rsidRPr="00000000" w14:paraId="00000127">
          <w:pPr>
            <w:spacing w:line="36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</w:pPr>
          <w:sdt>
            <w:sdtPr>
              <w:tag w:val="goog_rdk_110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Vì tấm gỗ tròn ở vị trí cân bằng nên: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62" style="width:76.65pt;height:20.65pt" o:ole="" type="#_x0000_t75">
                <v:imagedata r:id="rId685" o:title=""/>
              </v:shape>
              <o:OLEObject DrawAspect="Content" r:id="rId686" ObjectID="_1801769879" ProgID="Equation.DSMT4" ShapeID="_x0000_i3662" Type="Embed"/>
            </w:pict>
          </w:r>
          <w:sdt>
            <w:sdtPr>
              <w:tag w:val="goog_rdk_110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12"/>
      </w:sdtPr>
      <w:sdtContent>
        <w:p w:rsidR="00000000" w:rsidDel="00000000" w:rsidP="00000000" w:rsidRDefault="00000000" w:rsidRPr="00000000" w14:paraId="00000128">
          <w:pPr>
            <w:spacing w:line="36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63" style="width:213.35pt;height:29.35pt" o:ole="" type="#_x0000_t75">
                <v:imagedata r:id="rId687" o:title=""/>
              </v:shape>
              <o:OLEObject DrawAspect="Content" r:id="rId688" ObjectID="_1801769880" ProgID="Equation.DSMT4" ShapeID="_x0000_i3663" Type="Embed"/>
            </w:pict>
          </w:r>
          <w:sdt>
            <w:sdtPr>
              <w:tag w:val="goog_rdk_11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15"/>
      </w:sdtPr>
      <w:sdtContent>
        <w:p w:rsidR="00000000" w:rsidDel="00000000" w:rsidP="00000000" w:rsidRDefault="00000000" w:rsidRPr="00000000" w14:paraId="00000129">
          <w:pPr>
            <w:spacing w:line="36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</w:pPr>
          <w:sdt>
            <w:sdtPr>
              <w:tag w:val="goog_rdk_11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43.333333333333336"/>
                      <w:szCs w:val="43.333333333333336"/>
                      <w:vertAlign w:val="subscript"/>
                    </w:rPr>
                  </w:rPrChange>
                </w:rPr>
                <w:t xml:space="preserve">Vậy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664" style="width:124pt;height:24pt" o:ole="" type="#_x0000_t75">
                <v:imagedata r:id="rId689" o:title=""/>
              </v:shape>
              <o:OLEObject DrawAspect="Content" r:id="rId690" ObjectID="_1801769881" ProgID="Equation.DSMT4" ShapeID="_x0000_i3664" Type="Embed"/>
            </w:pict>
          </w:r>
          <w:sdt>
            <w:sdtPr>
              <w:tag w:val="goog_rdk_111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23"/>
      </w:sdtPr>
      <w:sdtContent>
        <w:p w:rsidR="00000000" w:rsidDel="00000000" w:rsidP="00000000" w:rsidRDefault="00000000" w:rsidRPr="00000000" w14:paraId="0000012A">
          <w:pPr>
            <w:spacing w:after="0" w:before="120" w:line="276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  <w:highlight w:val="white"/>
                </w:rPr>
              </w:rPrChange>
            </w:rPr>
          </w:pPr>
          <w:sdt>
            <w:sdtPr>
              <w:tag w:val="goog_rdk_11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4. </w:t>
              </w:r>
            </w:sdtContent>
          </w:sdt>
          <w:sdt>
            <w:sdtPr>
              <w:tag w:val="goog_rdk_11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N</w:t>
              </w:r>
            </w:sdtContent>
          </w:sdt>
          <w:sdt>
            <w:sdtPr>
              <w:tag w:val="goog_rdk_11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  <w:highlight w:val="white"/>
                    </w:rPr>
                  </w:rPrChange>
                </w:rPr>
                <w:t xml:space="preserve">gười ta dự định lắp kính cho cửa của một mái vòm có dạng hình parabol. Hãy tính diện tích mặt kính cần lắp vào, biết rằng vòm cửa cao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191" style="width:15.35pt;height:14pt" o:ole="" type="#_x0000_t75">
                <v:imagedata r:id="rId691" o:title=""/>
              </v:shape>
              <o:OLEObject DrawAspect="Content" r:id="rId692" ObjectID="_1801769882" ProgID="Equation.DSMT4" ShapeID="_x0000_i1191" Type="Embed"/>
            </w:pict>
          </w:r>
          <w:sdt>
            <w:sdtPr>
              <w:tag w:val="goog_rdk_11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m và rộng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2" style="width:16.65pt;height:14pt" o:ole="" type="#_x0000_t75">
                <v:imagedata r:id="rId693" o:title=""/>
              </v:shape>
              <o:OLEObject DrawAspect="Content" r:id="rId694" ObjectID="_1801769883" ProgID="Equation.DSMT4" ShapeID="_x0000_i1192" Type="Embed"/>
            </w:pict>
          </w:r>
          <w:sdt>
            <w:sdtPr>
              <w:tag w:val="goog_rdk_11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m (</w:t>
              </w:r>
            </w:sdtContent>
          </w:sdt>
          <w:sdt>
            <w:sdtPr>
              <w:tag w:val="goog_rdk_11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6"/>
                      <w:szCs w:val="26"/>
                      <w:highlight w:val="white"/>
                    </w:rPr>
                  </w:rPrChange>
                </w:rPr>
                <w:t xml:space="preserve">Hình bên dưới)</w:t>
              </w:r>
            </w:sdtContent>
          </w:sdt>
          <w:sdt>
            <w:sdtPr>
              <w:tag w:val="goog_rdk_112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25"/>
      </w:sdtPr>
      <w:sdtContent>
        <w:p w:rsidR="00000000" w:rsidDel="00000000" w:rsidP="00000000" w:rsidRDefault="00000000" w:rsidRPr="00000000" w14:paraId="0000012B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ff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2876550" cy="2266950"/>
                <wp:effectExtent b="0" l="0" r="0" t="0"/>
                <wp:docPr descr="Bài 7 trang 41 Toán 12 Cánh diều Tập 2 | Giải Toán 12" id="2141042602" name="image385.png"/>
                <a:graphic>
                  <a:graphicData uri="http://schemas.openxmlformats.org/drawingml/2006/picture">
                    <pic:pic>
                      <pic:nvPicPr>
                        <pic:cNvPr descr="Bài 7 trang 41 Toán 12 Cánh diều Tập 2 | Giải Toán 12" id="0" name="image385.png"/>
                        <pic:cNvPicPr preferRelativeResize="0"/>
                      </pic:nvPicPr>
                      <pic:blipFill>
                        <a:blip r:embed="rId77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12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27"/>
      </w:sdtPr>
      <w:sdtContent>
        <w:p w:rsidR="00000000" w:rsidDel="00000000" w:rsidP="00000000" w:rsidRDefault="00000000" w:rsidRPr="00000000" w14:paraId="0000012C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ff"/>
                  <w:sz w:val="26"/>
                  <w:szCs w:val="26"/>
                </w:rPr>
              </w:rPrChange>
            </w:rPr>
          </w:pPr>
          <w:sdt>
            <w:sdtPr>
              <w:tag w:val="goog_rdk_11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color w:val="0000ff"/>
                      <w:sz w:val="26"/>
                      <w:szCs w:val="26"/>
                    </w:rPr>
                  </w:rPrChange>
                </w:rPr>
                <w:t xml:space="preserve">Giải</w:t>
              </w:r>
            </w:sdtContent>
          </w:sdt>
        </w:p>
      </w:sdtContent>
    </w:sdt>
    <w:sdt>
      <w:sdtPr>
        <w:tag w:val="goog_rdk_1131"/>
      </w:sdtPr>
      <w:sdtContent>
        <w:p w:rsidR="00000000" w:rsidDel="00000000" w:rsidP="00000000" w:rsidRDefault="00000000" w:rsidRPr="00000000" w14:paraId="0000012D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Chọn hệ tọa độ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4" style="width:22.65pt;height:16.65pt" o:ole="" type="#_x0000_t75">
                <v:imagedata r:id="rId695" o:title=""/>
              </v:shape>
              <o:OLEObject DrawAspect="Content" r:id="rId696" ObjectID="_1801769884" ProgID="Equation.DSMT4" ShapeID="_x0000_i1194" Type="Embed"/>
            </w:pict>
          </w:r>
          <w:sdt>
            <w:sdtPr>
              <w:tag w:val="goog_rdk_11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 với gốc tọa độ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5" style="width:12pt;height:14pt" o:ole="" type="#_x0000_t75">
                <v:imagedata r:id="rId697" o:title=""/>
              </v:shape>
              <o:OLEObject DrawAspect="Content" r:id="rId698" ObjectID="_1801769885" ProgID="Equation.DSMT4" ShapeID="_x0000_i1195" Type="Embed"/>
            </w:pict>
          </w:r>
          <w:sdt>
            <w:sdtPr>
              <w:tag w:val="goog_rdk_11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 trùng với chân cửa bên trái như hình dưới đây.</w:t>
              </w:r>
            </w:sdtContent>
          </w:sdt>
        </w:p>
      </w:sdtContent>
    </w:sdt>
    <w:sdt>
      <w:sdtPr>
        <w:tag w:val="goog_rdk_1133"/>
      </w:sdtPr>
      <w:sdtContent>
        <w:p w:rsidR="00000000" w:rsidDel="00000000" w:rsidP="00000000" w:rsidRDefault="00000000" w:rsidRPr="00000000" w14:paraId="0000012E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  <w:drawing>
              <wp:inline distB="0" distT="0" distL="0" distR="0">
                <wp:extent cx="1809750" cy="1771650"/>
                <wp:effectExtent b="0" l="0" r="0" t="0"/>
                <wp:docPr id="2141042601" name="image383.jpg"/>
                <a:graphic>
                  <a:graphicData uri="http://schemas.openxmlformats.org/drawingml/2006/picture">
                    <pic:pic>
                      <pic:nvPicPr>
                        <pic:cNvPr id="0" name="image383.jpg"/>
                        <pic:cNvPicPr preferRelativeResize="0"/>
                      </pic:nvPicPr>
                      <pic:blipFill>
                        <a:blip r:embed="rId78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1771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13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36"/>
      </w:sdtPr>
      <w:sdtContent>
        <w:p w:rsidR="00000000" w:rsidDel="00000000" w:rsidP="00000000" w:rsidRDefault="00000000" w:rsidRPr="00000000" w14:paraId="0000012F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Gọi đồ thị hàm số biểu thị cho cửa đã cho có dạng: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7" style="width:118.65pt;height:20pt" o:ole="" type="#_x0000_t75">
                <v:imagedata r:id="rId699" o:title=""/>
              </v:shape>
              <o:OLEObject DrawAspect="Content" r:id="rId700" ObjectID="_1801769886" ProgID="Equation.DSMT4" ShapeID="_x0000_i1197" Type="Embed"/>
            </w:pict>
          </w:r>
          <w:sdt>
            <w:sdtPr>
              <w:tag w:val="goog_rdk_11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41"/>
      </w:sdtPr>
      <w:sdtContent>
        <w:p w:rsidR="00000000" w:rsidDel="00000000" w:rsidP="00000000" w:rsidRDefault="00000000" w:rsidRPr="00000000" w14:paraId="00000130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3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Đồ thị hàm số này đi qua gốc tọa độ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8" style="width:39.35pt;height:20pt" o:ole="" type="#_x0000_t75">
                <v:imagedata r:id="rId701" o:title=""/>
              </v:shape>
              <o:OLEObject DrawAspect="Content" r:id="rId702" ObjectID="_1801769887" ProgID="Equation.DSMT4" ShapeID="_x0000_i1198" Type="Embed"/>
            </w:pict>
          </w:r>
          <w:sdt>
            <w:sdtPr>
              <w:tag w:val="goog_rdk_11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 và các điểm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199" style="width:50pt;height:20pt" o:ole="" type="#_x0000_t75">
                <v:imagedata r:id="rId703" o:title=""/>
              </v:shape>
              <o:OLEObject DrawAspect="Content" r:id="rId704" ObjectID="_1801769888" ProgID="Equation.DSMT4" ShapeID="_x0000_i1199" Type="Embed"/>
            </w:pict>
          </w:r>
          <w:sdt>
            <w:sdtPr>
              <w:tag w:val="goog_rdk_113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,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0" style="width:44pt;height:20pt" o:ole="" type="#_x0000_t75">
                <v:imagedata r:id="rId705" o:title=""/>
              </v:shape>
              <o:OLEObject DrawAspect="Content" r:id="rId706" ObjectID="_1801769889" ProgID="Equation.DSMT4" ShapeID="_x0000_i1200" Type="Embed"/>
            </w:pict>
          </w:r>
          <w:sdt>
            <w:sdtPr>
              <w:tag w:val="goog_rdk_11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 nên</w:t>
              </w:r>
            </w:sdtContent>
          </w:sdt>
        </w:p>
      </w:sdtContent>
    </w:sdt>
    <w:sdt>
      <w:sdtPr>
        <w:tag w:val="goog_rdk_1143"/>
      </w:sdtPr>
      <w:sdtContent>
        <w:p w:rsidR="00000000" w:rsidDel="00000000" w:rsidP="00000000" w:rsidRDefault="00000000" w:rsidRPr="00000000" w14:paraId="00000131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1" style="width:176pt;height:98pt" o:ole="" type="#_x0000_t75">
                <v:imagedata r:id="rId707" o:title=""/>
              </v:shape>
              <o:OLEObject DrawAspect="Content" r:id="rId708" ObjectID="_1801769890" ProgID="Equation.DSMT4" ShapeID="_x0000_i1201" Type="Embed"/>
            </w:pict>
          </w:r>
          <w:sdt>
            <w:sdtPr>
              <w:tag w:val="goog_rdk_114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46"/>
      </w:sdtPr>
      <w:sdtContent>
        <w:p w:rsidR="00000000" w:rsidDel="00000000" w:rsidP="00000000" w:rsidRDefault="00000000" w:rsidRPr="00000000" w14:paraId="00000132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Suy ra: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2" style="width:88.65pt;height:32pt" o:ole="" type="#_x0000_t75">
                <v:imagedata r:id="rId709" o:title=""/>
              </v:shape>
              <o:OLEObject DrawAspect="Content" r:id="rId710" ObjectID="_1801769891" ProgID="Equation.DSMT4" ShapeID="_x0000_i1202" Type="Embed"/>
            </w:pict>
          </w:r>
          <w:sdt>
            <w:sdtPr>
              <w:tag w:val="goog_rdk_11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51"/>
      </w:sdtPr>
      <w:sdtContent>
        <w:p w:rsidR="00000000" w:rsidDel="00000000" w:rsidP="00000000" w:rsidRDefault="00000000" w:rsidRPr="00000000" w14:paraId="00000133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Diện tích mặt kính cần lắp là diện tích hình phẳng giới hạn bởi đồ thị hàm số 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3" style="width:88.65pt;height:32pt" o:ole="" type="#_x0000_t75">
                <v:imagedata r:id="rId711" o:title=""/>
              </v:shape>
              <o:OLEObject DrawAspect="Content" r:id="rId712" ObjectID="_1801769892" ProgID="Equation.DSMT4" ShapeID="_x0000_i1203" Type="Embed"/>
            </w:pict>
          </w:r>
          <w:sdt>
            <w:sdtPr>
              <w:tag w:val="goog_rdk_11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, trục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4" style="width:18pt;height:14pt" o:ole="" type="#_x0000_t75">
                <v:imagedata r:id="rId713" o:title=""/>
              </v:shape>
              <o:OLEObject DrawAspect="Content" r:id="rId714" ObjectID="_1801769893" ProgID="Equation.DSMT4" ShapeID="_x0000_i1204" Type="Embed"/>
            </w:pict>
          </w:r>
          <w:sdt>
            <w:sdtPr>
              <w:tag w:val="goog_rdk_11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 và hai đường thẳng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5" style="width:62pt;height:16.65pt" o:ole="" type="#_x0000_t75">
                <v:imagedata r:id="rId715" o:title=""/>
              </v:shape>
              <o:OLEObject DrawAspect="Content" r:id="rId716" ObjectID="_1801769894" ProgID="Equation.DSMT4" ShapeID="_x0000_i1205" Type="Embed"/>
            </w:pict>
          </w:r>
          <w:sdt>
            <w:sdtPr>
              <w:tag w:val="goog_rdk_11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54"/>
      </w:sdtPr>
      <w:sdtContent>
        <w:p w:rsidR="00000000" w:rsidDel="00000000" w:rsidP="00000000" w:rsidRDefault="00000000" w:rsidRPr="00000000" w14:paraId="00000134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Ta có: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206" style="width:282pt;height:39.35pt" o:ole="" type="#_x0000_t75">
                <v:imagedata r:id="rId717" o:title=""/>
              </v:shape>
              <o:OLEObject DrawAspect="Content" r:id="rId718" ObjectID="_1801769895" ProgID="Equation.DSMT4" ShapeID="_x0000_i1206" Type="Embed"/>
            </w:pict>
          </w:r>
          <w:sdt>
            <w:sdtPr>
              <w:tag w:val="goog_rdk_11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color w:val="000000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56"/>
      </w:sdtPr>
      <w:sdtContent>
        <w:p w:rsidR="00000000" w:rsidDel="00000000" w:rsidP="00000000" w:rsidRDefault="00000000" w:rsidRPr="00000000" w14:paraId="00000135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5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58"/>
      </w:sdtPr>
      <w:sdtContent>
        <w:p w:rsidR="00000000" w:rsidDel="00000000" w:rsidP="00000000" w:rsidRDefault="00000000" w:rsidRPr="00000000" w14:paraId="00000136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5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60"/>
      </w:sdtPr>
      <w:sdtContent>
        <w:p w:rsidR="00000000" w:rsidDel="00000000" w:rsidP="00000000" w:rsidRDefault="00000000" w:rsidRPr="00000000" w14:paraId="00000137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15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62"/>
      </w:sdtPr>
      <w:sdtContent>
        <w:p w:rsidR="00000000" w:rsidDel="00000000" w:rsidP="00000000" w:rsidRDefault="00000000" w:rsidRPr="00000000" w14:paraId="00000138">
          <w:pPr>
            <w:tabs>
              <w:tab w:val="left" w:leader="none" w:pos="992"/>
            </w:tabs>
            <w:spacing w:after="120" w:before="0" w:line="240" w:lineRule="auto"/>
            <w:ind w:left="992" w:hanging="992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ff"/>
                  <w:sz w:val="26"/>
                  <w:szCs w:val="26"/>
                </w:rPr>
              </w:rPrChange>
            </w:rPr>
          </w:pPr>
          <w:sdt>
            <w:sdtPr>
              <w:tag w:val="goog_rdk_116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66"/>
      </w:sdtPr>
      <w:sdtContent>
        <w:p w:rsidR="00000000" w:rsidDel="00000000" w:rsidP="00000000" w:rsidRDefault="00000000" w:rsidRPr="00000000" w14:paraId="00000139">
          <w:pPr>
            <w:widowControl w:val="0"/>
            <w:tabs>
              <w:tab w:val="left" w:leader="none" w:pos="2580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5. </w:t>
              </w:r>
            </w:sdtContent>
          </w:sdt>
          <w:sdt>
            <w:sdtPr>
              <w:tag w:val="goog_rdk_11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Bạn An làm hai cái bánh là hai khối trụ bằng nhau có tổng thể tích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64" style="width:52pt;height:18pt" o:ole="" type="#_x0000_t75">
                <v:imagedata r:id="rId719" o:title=""/>
              </v:shape>
              <o:OLEObject DrawAspect="Content" r:id="rId720" ObjectID="_1801769896" ProgID="Equation.DSMT4" ShapeID="_x0000_i3764" Type="Embed"/>
            </w:pict>
          </w:r>
          <w:sdt>
            <w:sdtPr>
              <w:tag w:val="goog_rdk_11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và dùng giấy carton làm một cái hộp hình hộp chữ nhật (có đủ 6 mặt) để đựng vừa khít hai cái bánh như hình vẽ. Tính diện tích nhỏ nhất của giấy carton dùng trong việc nêu trên.</w:t>
              </w:r>
            </w:sdtContent>
          </w:sdt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2701925</wp:posOffset>
                </wp:positionH>
                <wp:positionV relativeFrom="paragraph">
                  <wp:posOffset>167640</wp:posOffset>
                </wp:positionV>
                <wp:extent cx="3459480" cy="1379220"/>
                <wp:effectExtent b="0" l="0" r="0" t="0"/>
                <wp:wrapSquare wrapText="bothSides" distB="0" distT="0" distL="114300" distR="114300"/>
                <wp:docPr id="2141042595" name="image388.png"/>
                <a:graphic>
                  <a:graphicData uri="http://schemas.openxmlformats.org/drawingml/2006/picture">
                    <pic:pic>
                      <pic:nvPicPr>
                        <pic:cNvPr id="0" name="image388.png"/>
                        <pic:cNvPicPr preferRelativeResize="0"/>
                      </pic:nvPicPr>
                      <pic:blipFill>
                        <a:blip r:embed="rId77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9480" cy="137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1169"/>
      </w:sdtPr>
      <w:sdtContent>
        <w:p w:rsidR="00000000" w:rsidDel="00000000" w:rsidP="00000000" w:rsidRDefault="00000000" w:rsidRPr="00000000" w14:paraId="0000013A">
          <w:pPr>
            <w:widowControl w:val="0"/>
            <w:tabs>
              <w:tab w:val="left" w:leader="none" w:pos="567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i w:val="1"/>
                      <w:sz w:val="26"/>
                      <w:szCs w:val="26"/>
                    </w:rPr>
                  </w:rPrChange>
                </w:rPr>
                <w:tab/>
                <w:tab/>
                <w:tab/>
                <w:tab/>
                <w:tab/>
                <w:tab/>
                <w:tab/>
              </w:r>
            </w:sdtContent>
          </w:sdt>
          <w:sdt>
            <w:sdtPr>
              <w:tag w:val="goog_rdk_11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</w:p>
      </w:sdtContent>
    </w:sdt>
    <w:sdt>
      <w:sdtPr>
        <w:tag w:val="goog_rdk_1171"/>
      </w:sdtPr>
      <w:sdtContent>
        <w:p w:rsidR="00000000" w:rsidDel="00000000" w:rsidP="00000000" w:rsidRDefault="00000000" w:rsidRPr="00000000" w14:paraId="0000013B">
          <w:pPr>
            <w:widowControl w:val="0"/>
            <w:tabs>
              <w:tab w:val="left" w:leader="none" w:pos="567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7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73"/>
      </w:sdtPr>
      <w:sdtContent>
        <w:p w:rsidR="00000000" w:rsidDel="00000000" w:rsidP="00000000" w:rsidRDefault="00000000" w:rsidRPr="00000000" w14:paraId="0000013C">
          <w:pPr>
            <w:widowControl w:val="0"/>
            <w:tabs>
              <w:tab w:val="left" w:leader="none" w:pos="255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  <w:u w:val="single"/>
                </w:rPr>
              </w:rPrChange>
            </w:rPr>
          </w:pPr>
          <w:sdt>
            <w:sdtPr>
              <w:tag w:val="goog_rdk_11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Giải</w:t>
              </w:r>
            </w:sdtContent>
          </w:sdt>
        </w:p>
      </w:sdtContent>
    </w:sdt>
    <w:sdt>
      <w:sdtPr>
        <w:tag w:val="goog_rdk_1175"/>
      </w:sdtPr>
      <w:sdtContent>
        <w:p w:rsidR="00000000" w:rsidDel="00000000" w:rsidP="00000000" w:rsidRDefault="00000000" w:rsidRPr="00000000" w14:paraId="0000013D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  <w:u w:val="single"/>
                </w:rPr>
              </w:rPrChange>
            </w:rPr>
          </w:pPr>
          <w:sdt>
            <w:sdtPr>
              <w:tag w:val="goog_rdk_11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u w:val="single"/>
                    </w:rPr>
                  </w:rPrChange>
                </w:rPr>
                <w:t xml:space="preserve">Đáp số: 432</w:t>
              </w:r>
            </w:sdtContent>
          </w:sdt>
        </w:p>
      </w:sdtContent>
    </w:sdt>
    <w:sdt>
      <w:sdtPr>
        <w:tag w:val="goog_rdk_1181"/>
      </w:sdtPr>
      <w:sdtContent>
        <w:p w:rsidR="00000000" w:rsidDel="00000000" w:rsidP="00000000" w:rsidRDefault="00000000" w:rsidRPr="00000000" w14:paraId="0000013E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Gọi bán kính của hình trụ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765" style="width:11.35pt;height:12.65pt" o:ole="" type="#_x0000_t75">
                <v:imagedata r:id="rId721" o:title=""/>
              </v:shape>
              <o:OLEObject DrawAspect="Content" r:id="rId722" ObjectID="_1801769897" ProgID="Equation.DSMT4" ShapeID="_x0000_i3765" Type="Embed"/>
            </w:pict>
          </w:r>
          <w:sdt>
            <w:sdtPr>
              <w:tag w:val="goog_rdk_11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66" style="width:38pt;height:20pt" o:ole="" type="#_x0000_t75">
                <v:imagedata r:id="rId723" o:title=""/>
              </v:shape>
              <o:OLEObject DrawAspect="Content" r:id="rId724" ObjectID="_1801769898" ProgID="Equation.DSMT4" ShapeID="_x0000_i3766" Type="Embed"/>
            </w:pict>
          </w:r>
          <w:sdt>
            <w:sdtPr>
              <w:tag w:val="goog_rdk_11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chiều cao của khối trụ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67" style="width:12.65pt;height:17.35pt" o:ole="" type="#_x0000_t75">
                <v:imagedata r:id="rId725" o:title=""/>
              </v:shape>
              <o:OLEObject DrawAspect="Content" r:id="rId726" ObjectID="_1801769899" ProgID="Equation.DSMT4" ShapeID="_x0000_i3767" Type="Embed"/>
            </w:pict>
          </w:r>
          <w:sdt>
            <w:sdtPr>
              <w:tag w:val="goog_rdk_11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(với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68" style="width:32pt;height:14pt" o:ole="" type="#_x0000_t75">
                <v:imagedata r:id="rId727" o:title=""/>
              </v:shape>
              <o:OLEObject DrawAspect="Content" r:id="rId728" ObjectID="_1801769900" ProgID="Equation.DSMT4" ShapeID="_x0000_i3768" Type="Embed"/>
            </w:pict>
          </w:r>
          <w:sdt>
            <w:sdtPr>
              <w:tag w:val="goog_rdk_118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).</w:t>
              </w:r>
            </w:sdtContent>
          </w:sdt>
        </w:p>
      </w:sdtContent>
    </w:sdt>
    <w:sdt>
      <w:sdtPr>
        <w:tag w:val="goog_rdk_1185"/>
      </w:sdtPr>
      <w:sdtContent>
        <w:p w:rsidR="00000000" w:rsidDel="00000000" w:rsidP="00000000" w:rsidRDefault="00000000" w:rsidRPr="00000000" w14:paraId="0000013F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8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Chiều rộng của đáy hình hộp chữ nhật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3769" style="width:17.35pt;height:13.35pt" o:ole="" type="#_x0000_t75">
                <v:imagedata r:id="rId729" o:title=""/>
              </v:shape>
              <o:OLEObject DrawAspect="Content" r:id="rId730" ObjectID="_1801769901" ProgID="Equation.DSMT4" ShapeID="_x0000_i3769" Type="Embed"/>
            </w:pict>
          </w:r>
          <w:sdt>
            <w:sdtPr>
              <w:tag w:val="goog_rdk_11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, chiều dài của đáy hình hộp chữ nhật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0" style="width:19.35pt;height:17.35pt" o:ole="" type="#_x0000_t75">
                <v:imagedata r:id="rId731" o:title=""/>
              </v:shape>
              <o:OLEObject DrawAspect="Content" r:id="rId732" ObjectID="_1801769902" ProgID="Equation.DSMT4" ShapeID="_x0000_i3770" Type="Embed"/>
            </w:pict>
          </w:r>
          <w:sdt>
            <w:sdtPr>
              <w:tag w:val="goog_rdk_118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88"/>
      </w:sdtPr>
      <w:sdtContent>
        <w:p w:rsidR="00000000" w:rsidDel="00000000" w:rsidP="00000000" w:rsidRDefault="00000000" w:rsidRPr="00000000" w14:paraId="00000140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8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Tổng thể tích hai khối trụ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1" style="width:56pt;height:18.65pt" o:ole="" type="#_x0000_t75">
                <v:imagedata r:id="rId733" o:title=""/>
              </v:shape>
              <o:OLEObject DrawAspect="Content" r:id="rId734" ObjectID="_1801769903" ProgID="Equation.DSMT4" ShapeID="_x0000_i3771" Type="Embed"/>
            </w:pict>
          </w:r>
          <w:sdt>
            <w:sdtPr>
              <w:tag w:val="goog_rdk_118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91"/>
      </w:sdtPr>
      <w:sdtContent>
        <w:p w:rsidR="00000000" w:rsidDel="00000000" w:rsidP="00000000" w:rsidRDefault="00000000" w:rsidRPr="00000000" w14:paraId="00000141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Thể tích khối trụ bằng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2" style="width:100pt;height:24pt" o:ole="" type="#_x0000_t75">
                <v:imagedata r:id="rId735" o:title=""/>
              </v:shape>
              <o:OLEObject DrawAspect="Content" r:id="rId736" ObjectID="_1801769904" ProgID="Equation.DSMT4" ShapeID="_x0000_i3772" Type="Embed"/>
            </w:pict>
          </w:r>
          <w:sdt>
            <w:sdtPr>
              <w:tag w:val="goog_rdk_119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94"/>
      </w:sdtPr>
      <w:sdtContent>
        <w:p w:rsidR="00000000" w:rsidDel="00000000" w:rsidP="00000000" w:rsidRDefault="00000000" w:rsidRPr="00000000" w14:paraId="00000142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Chiều cao của khối trụ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3" style="width:41.35pt;height:35.35pt" o:ole="" type="#_x0000_t75">
                <v:imagedata r:id="rId737" o:title=""/>
              </v:shape>
              <o:OLEObject DrawAspect="Content" r:id="rId738" ObjectID="_1801769905" ProgID="Equation.DSMT4" ShapeID="_x0000_i3773" Type="Embed"/>
            </w:pict>
          </w:r>
          <w:sdt>
            <w:sdtPr>
              <w:tag w:val="goog_rdk_11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97"/>
      </w:sdtPr>
      <w:sdtContent>
        <w:p w:rsidR="00000000" w:rsidDel="00000000" w:rsidP="00000000" w:rsidRDefault="00000000" w:rsidRPr="00000000" w14:paraId="00000143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Chiều cao của hình hộp chữ nhật cũng chính là chiều cao của khối trụ 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4" style="width:40.65pt;height:34.65pt" o:ole="" type="#_x0000_t75">
                <v:imagedata r:id="rId739" o:title=""/>
              </v:shape>
              <o:OLEObject DrawAspect="Content" r:id="rId740" ObjectID="_1801769906" ProgID="Equation.DSMT4" ShapeID="_x0000_i3774" Type="Embed"/>
            </w:pict>
          </w:r>
          <w:sdt>
            <w:sdtPr>
              <w:tag w:val="goog_rdk_119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99"/>
      </w:sdtPr>
      <w:sdtContent>
        <w:p w:rsidR="00000000" w:rsidDel="00000000" w:rsidP="00000000" w:rsidRDefault="00000000" w:rsidRPr="00000000" w14:paraId="00000144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19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01"/>
      </w:sdtPr>
      <w:sdtContent>
        <w:p w:rsidR="00000000" w:rsidDel="00000000" w:rsidP="00000000" w:rsidRDefault="00000000" w:rsidRPr="00000000" w14:paraId="00000145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Diện tích toàn phần của hình hộp chữ nhật là:</w:t>
              </w:r>
            </w:sdtContent>
          </w:sdt>
        </w:p>
      </w:sdtContent>
    </w:sdt>
    <w:sdt>
      <w:sdtPr>
        <w:tag w:val="goog_rdk_1203"/>
      </w:sdtPr>
      <w:sdtContent>
        <w:p w:rsidR="00000000" w:rsidDel="00000000" w:rsidP="00000000" w:rsidRDefault="00000000" w:rsidRPr="00000000" w14:paraId="00000146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0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05"/>
      </w:sdtPr>
      <w:sdtContent>
        <w:p w:rsidR="00000000" w:rsidDel="00000000" w:rsidP="00000000" w:rsidRDefault="00000000" w:rsidRPr="00000000" w14:paraId="00000147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5" style="width:356.65pt;height:36.65pt" o:ole="" type="#_x0000_t75">
                <v:imagedata r:id="rId741" o:title=""/>
              </v:shape>
              <o:OLEObject DrawAspect="Content" r:id="rId742" ObjectID="_1801769907" ProgID="Equation.DSMT4" ShapeID="_x0000_i3775" Type="Embed"/>
            </w:pict>
          </w:r>
          <w:sdt>
            <w:sdtPr>
              <w:tag w:val="goog_rdk_120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208"/>
      </w:sdtPr>
      <w:sdtContent>
        <w:p w:rsidR="00000000" w:rsidDel="00000000" w:rsidP="00000000" w:rsidRDefault="00000000" w:rsidRPr="00000000" w14:paraId="00000148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Ta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6" style="width:233.35pt;height:37.35pt" o:ole="" type="#_x0000_t75">
                <v:imagedata r:id="rId743" o:title=""/>
              </v:shape>
              <o:OLEObject DrawAspect="Content" r:id="rId744" ObjectID="_1801769908" ProgID="Equation.DSMT4" ShapeID="_x0000_i3776" Type="Embed"/>
            </w:pict>
          </w:r>
          <w:sdt>
            <w:sdtPr>
              <w:tag w:val="goog_rdk_120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11"/>
      </w:sdtPr>
      <w:sdtContent>
        <w:p w:rsidR="00000000" w:rsidDel="00000000" w:rsidP="00000000" w:rsidRDefault="00000000" w:rsidRPr="00000000" w14:paraId="00000149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0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Dấu “=” xảy ra khi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7" style="width:83.35pt;height:30.65pt" o:ole="" type="#_x0000_t75">
                <v:imagedata r:id="rId745" o:title=""/>
              </v:shape>
              <o:OLEObject DrawAspect="Content" r:id="rId746" ObjectID="_1801769909" ProgID="Equation.DSMT4" ShapeID="_x0000_i3777" Type="Embed"/>
            </w:pict>
          </w:r>
          <w:sdt>
            <w:sdtPr>
              <w:tag w:val="goog_rdk_121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14"/>
      </w:sdtPr>
      <w:sdtContent>
        <w:p w:rsidR="00000000" w:rsidDel="00000000" w:rsidP="00000000" w:rsidRDefault="00000000" w:rsidRPr="00000000" w14:paraId="0000014A">
          <w:pPr>
            <w:widowControl w:val="0"/>
            <w:tabs>
              <w:tab w:val="left" w:leader="none" w:pos="2556"/>
            </w:tabs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Vậy diện tích nhỏ nhất của giấy carton cần dùng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3778" style="width:100pt;height:23.35pt" o:ole="" type="#_x0000_t75">
                <v:imagedata r:id="rId747" o:title=""/>
              </v:shape>
              <o:OLEObject DrawAspect="Content" r:id="rId748" ObjectID="_1801769910" ProgID="Equation.DSMT4" ShapeID="_x0000_i3778" Type="Embed"/>
            </w:pict>
          </w:r>
          <w:sdt>
            <w:sdtPr>
              <w:tag w:val="goog_rdk_12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216"/>
      </w:sdtPr>
      <w:sdtContent>
        <w:p w:rsidR="00000000" w:rsidDel="00000000" w:rsidP="00000000" w:rsidRDefault="00000000" w:rsidRPr="00000000" w14:paraId="0000014B">
          <w:pPr>
            <w:tabs>
              <w:tab w:val="left" w:leader="none" w:pos="283"/>
              <w:tab w:val="left" w:leader="none" w:pos="2835"/>
              <w:tab w:val="left" w:leader="none" w:pos="5386"/>
              <w:tab w:val="left" w:leader="none" w:pos="7937"/>
            </w:tabs>
            <w:spacing w:after="0" w:line="240" w:lineRule="auto"/>
            <w:ind w:firstLine="283"/>
            <w:jc w:val="both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color w:val="000000"/>
                  <w:sz w:val="26"/>
                  <w:szCs w:val="26"/>
                </w:rPr>
              </w:rPrChange>
            </w:rPr>
          </w:pPr>
          <w:sdt>
            <w:sdtPr>
              <w:tag w:val="goog_rdk_121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18"/>
      </w:sdtPr>
      <w:sdtContent>
        <w:p w:rsidR="00000000" w:rsidDel="00000000" w:rsidP="00000000" w:rsidRDefault="00000000" w:rsidRPr="00000000" w14:paraId="0000014C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21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23"/>
      </w:sdtPr>
      <w:sdtContent>
        <w:p w:rsidR="00000000" w:rsidDel="00000000" w:rsidP="00000000" w:rsidRDefault="00000000" w:rsidRPr="00000000" w14:paraId="0000014D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Câu 6. </w:t>
              </w:r>
            </w:sdtContent>
          </w:sdt>
          <w:sdt>
            <w:sdtPr>
              <w:tag w:val="goog_rdk_12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Tìm số tất cả các đường đi từ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561" style="width:12pt;height:13.35pt" o:ole="" type="#_x0000_t75">
                <v:imagedata r:id="rId749" o:title=""/>
              </v:shape>
              <o:OLEObject DrawAspect="Content" r:id="rId750" ObjectID="_1801769911" ProgID="Equation.DSMT4" ShapeID="_x0000_i1561" Type="Embed"/>
            </w:pict>
          </w:r>
          <w:sdt>
            <w:sdtPr>
              <w:tag w:val="goog_rdk_122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đến điểm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  <w:vertAlign w:val="baseline"/>
                </w:rPr>
              </w:rPrChange>
            </w:rPr>
            <w:pict>
              <v:shape id="_x0000_i1564" style="width:12pt;height:13.35pt" o:ole="" type="#_x0000_t75">
                <v:imagedata r:id="rId751" o:title=""/>
              </v:shape>
              <o:OLEObject DrawAspect="Content" r:id="rId752" ObjectID="_1801769912" ProgID="Equation.DSMT4" ShapeID="_x0000_i1564" Type="Embed"/>
            </w:pict>
          </w:r>
          <w:sdt>
            <w:sdtPr>
              <w:tag w:val="goog_rdk_12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trên lưới ô vuông (như hình vẽ), biết chỉ đi trên cạnh ô vuông sang phải hoặc lên trên.</w:t>
              </w:r>
            </w:sdtContent>
          </w:sdt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4356312</wp:posOffset>
                </wp:positionH>
                <wp:positionV relativeFrom="paragraph">
                  <wp:posOffset>-6773</wp:posOffset>
                </wp:positionV>
                <wp:extent cx="1609950" cy="1505160"/>
                <wp:effectExtent b="0" l="0" r="0" t="0"/>
                <wp:wrapSquare wrapText="bothSides" distB="0" distT="0" distL="114300" distR="114300"/>
                <wp:docPr id="2141042609" name="image390.png"/>
                <a:graphic>
                  <a:graphicData uri="http://schemas.openxmlformats.org/drawingml/2006/picture">
                    <pic:pic>
                      <pic:nvPicPr>
                        <pic:cNvPr id="0" name="image390.png"/>
                        <pic:cNvPicPr preferRelativeResize="0"/>
                      </pic:nvPicPr>
                      <pic:blipFill>
                        <a:blip r:embed="rId77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950" cy="1505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1225"/>
      </w:sdtPr>
      <w:sdtContent>
        <w:p w:rsidR="00000000" w:rsidDel="00000000" w:rsidP="00000000" w:rsidRDefault="00000000" w:rsidRPr="00000000" w14:paraId="0000014E">
          <w:pPr>
            <w:spacing w:after="0" w:line="240" w:lineRule="auto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2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27"/>
      </w:sdtPr>
      <w:sdtContent>
        <w:p w:rsidR="00000000" w:rsidDel="00000000" w:rsidP="00000000" w:rsidRDefault="00000000" w:rsidRPr="00000000" w14:paraId="0000014F">
          <w:pPr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2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29"/>
      </w:sdtPr>
      <w:sdtContent>
        <w:p w:rsidR="00000000" w:rsidDel="00000000" w:rsidP="00000000" w:rsidRDefault="00000000" w:rsidRPr="00000000" w14:paraId="00000150">
          <w:pPr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2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31"/>
      </w:sdtPr>
      <w:sdtContent>
        <w:p w:rsidR="00000000" w:rsidDel="00000000" w:rsidP="00000000" w:rsidRDefault="00000000" w:rsidRPr="00000000" w14:paraId="00000151">
          <w:pPr>
            <w:tabs>
              <w:tab w:val="left" w:leader="none" w:pos="5505"/>
            </w:tabs>
            <w:jc w:val="center"/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2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Giải</w:t>
              </w:r>
            </w:sdtContent>
          </w:sdt>
        </w:p>
      </w:sdtContent>
    </w:sdt>
    <w:sdt>
      <w:sdtPr>
        <w:tag w:val="goog_rdk_1233"/>
      </w:sdtPr>
      <w:sdtContent>
        <w:p w:rsidR="00000000" w:rsidDel="00000000" w:rsidP="00000000" w:rsidRDefault="00000000" w:rsidRPr="00000000" w14:paraId="00000152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b w:val="1"/>
                  <w:sz w:val="26"/>
                  <w:szCs w:val="26"/>
                </w:rPr>
              </w:rPrChange>
            </w:rPr>
          </w:pPr>
          <w:sdt>
            <w:sdtPr>
              <w:tag w:val="goog_rdk_123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rPrChange>
                </w:rPr>
                <w:t xml:space="preserve">Đáp số: 200</w:t>
              </w:r>
            </w:sdtContent>
          </w:sdt>
        </w:p>
      </w:sdtContent>
    </w:sdt>
    <w:sdt>
      <w:sdtPr>
        <w:tag w:val="goog_rdk_1235"/>
      </w:sdtPr>
      <w:sdtContent>
        <w:p w:rsidR="00000000" w:rsidDel="00000000" w:rsidP="00000000" w:rsidRDefault="00000000" w:rsidRPr="00000000" w14:paraId="00000153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3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Mỗi đường đi thỏa mãn bài toán gồm hai loại: </w:t>
              </w:r>
            </w:sdtContent>
          </w:sdt>
        </w:p>
      </w:sdtContent>
    </w:sdt>
    <w:sdt>
      <w:sdtPr>
        <w:tag w:val="goog_rdk_1237"/>
      </w:sdtPr>
      <w:sdtContent>
        <w:p w:rsidR="00000000" w:rsidDel="00000000" w:rsidP="00000000" w:rsidRDefault="00000000" w:rsidRPr="00000000" w14:paraId="00000154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Từ A đi qua điểm C đến B (1) </w:t>
              </w:r>
            </w:sdtContent>
          </w:sdt>
        </w:p>
      </w:sdtContent>
    </w:sdt>
    <w:sdt>
      <w:sdtPr>
        <w:tag w:val="goog_rdk_1239"/>
      </w:sdtPr>
      <w:sdtContent>
        <w:p w:rsidR="00000000" w:rsidDel="00000000" w:rsidP="00000000" w:rsidRDefault="00000000" w:rsidRPr="00000000" w14:paraId="00000155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3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Và từ A đi qua điểm D đến B (2)</w:t>
              </w:r>
            </w:sdtContent>
          </w:sdt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4770120</wp:posOffset>
                </wp:positionH>
                <wp:positionV relativeFrom="paragraph">
                  <wp:posOffset>128905</wp:posOffset>
                </wp:positionV>
                <wp:extent cx="1524000" cy="1666875"/>
                <wp:effectExtent b="0" l="0" r="0" t="0"/>
                <wp:wrapSquare wrapText="bothSides" distB="0" distT="0" distL="114300" distR="114300"/>
                <wp:docPr id="2141042597" name="image395.png"/>
                <a:graphic>
                  <a:graphicData uri="http://schemas.openxmlformats.org/drawingml/2006/picture">
                    <pic:pic>
                      <pic:nvPicPr>
                        <pic:cNvPr id="0" name="image395.png"/>
                        <pic:cNvPicPr preferRelativeResize="0"/>
                      </pic:nvPicPr>
                      <pic:blipFill>
                        <a:blip r:embed="rId78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1242"/>
      </w:sdtPr>
      <w:sdtContent>
        <w:p w:rsidR="00000000" w:rsidDel="00000000" w:rsidP="00000000" w:rsidRDefault="00000000" w:rsidRPr="00000000" w14:paraId="00000156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4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Mỗi đường đi từ A đến D trên cạnh ô vuông gồm 2 lần sang phải và 3 lần lên trên, </w:t>
                <w:br w:type="textWrapping"/>
                <w:t xml:space="preserve">nên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577" style="width:58pt;height:19.35pt" o:ole="" type="#_x0000_t75">
                <v:imagedata r:id="rId753" o:title=""/>
              </v:shape>
              <o:OLEObject DrawAspect="Content" r:id="rId754" ObjectID="_1801769913" ProgID="Equation.DSMT4" ShapeID="_x0000_i1577" Type="Embed"/>
            </w:pict>
          </w:r>
          <w:sdt>
            <w:sdtPr>
              <w:tag w:val="goog_rdk_12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(cách) </w:t>
              </w:r>
            </w:sdtContent>
          </w:sdt>
        </w:p>
      </w:sdtContent>
    </w:sdt>
    <w:sdt>
      <w:sdtPr>
        <w:tag w:val="goog_rdk_1247"/>
      </w:sdtPr>
      <w:sdtContent>
        <w:p w:rsidR="00000000" w:rsidDel="00000000" w:rsidP="00000000" w:rsidRDefault="00000000" w:rsidRPr="00000000" w14:paraId="00000157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4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Tương tự đi D đến B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580" style="width:16pt;height:19.35pt" o:ole="" type="#_x0000_t75">
                <v:imagedata r:id="rId755" o:title=""/>
              </v:shape>
              <o:OLEObject DrawAspect="Content" r:id="rId756" ObjectID="_1801769914" ProgID="Equation.DSMT4" ShapeID="_x0000_i1580" Type="Embed"/>
            </w:pict>
          </w:r>
          <w:sdt>
            <w:sdtPr>
              <w:tag w:val="goog_rdk_124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cách, nên (2)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584" style="width:32pt;height:19.35pt" o:ole="" type="#_x0000_t75">
                <v:imagedata r:id="rId757" o:title=""/>
              </v:shape>
              <o:OLEObject DrawAspect="Content" r:id="rId758" ObjectID="_1801769915" ProgID="Equation.DSMT4" ShapeID="_x0000_i1584" Type="Embed"/>
            </w:pict>
          </w:r>
          <w:sdt>
            <w:sdtPr>
              <w:tag w:val="goog_rdk_12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cách, (1) có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587" style="width:32pt;height:19.35pt" o:ole="" type="#_x0000_t75">
                <v:imagedata r:id="rId759" o:title=""/>
              </v:shape>
              <o:OLEObject DrawAspect="Content" r:id="rId760" ObjectID="_1801769916" ProgID="Equation.DSMT4" ShapeID="_x0000_i1587" Type="Embed"/>
            </w:pict>
          </w:r>
          <w:sdt>
            <w:sdtPr>
              <w:tag w:val="goog_rdk_12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cách</w:t>
              </w:r>
            </w:sdtContent>
          </w:sdt>
        </w:p>
      </w:sdtContent>
    </w:sdt>
    <w:sdt>
      <w:sdtPr>
        <w:tag w:val="goog_rdk_1251"/>
      </w:sdtPr>
      <w:sdtContent>
        <w:p w:rsidR="00000000" w:rsidDel="00000000" w:rsidP="00000000" w:rsidRDefault="00000000" w:rsidRPr="00000000" w14:paraId="00000158">
          <w:pPr>
            <w:tabs>
              <w:tab w:val="left" w:leader="none" w:pos="5505"/>
            </w:tabs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26"/>
                  <w:szCs w:val="26"/>
                </w:rPr>
              </w:rPrChange>
            </w:rPr>
          </w:pPr>
          <w:sdt>
            <w:sdtPr>
              <w:tag w:val="goog_rdk_12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Vậy số các đường đi thỏa mãn là </w:t>
              </w:r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sz w:val="43.333333333333336"/>
              <w:szCs w:val="43.333333333333336"/>
              <w:vertAlign w:val="subscript"/>
              <w:rPrChange w:author="ÂN HO" w:id="1" w:date="2025-03-24T08:32:25Z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</w:rPr>
              </w:rPrChange>
            </w:rPr>
            <w:pict>
              <v:shape id="_x0000_i1592" style="width:70pt;height:19.35pt" o:ole="" type="#_x0000_t75">
                <v:imagedata r:id="rId761" o:title=""/>
              </v:shape>
              <o:OLEObject DrawAspect="Content" r:id="rId762" ObjectID="_1801769917" ProgID="Equation.DSMT4" ShapeID="_x0000_i1592" Type="Embed"/>
            </w:pict>
          </w:r>
          <w:sdt>
            <w:sdtPr>
              <w:tag w:val="goog_rdk_12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sz w:val="43.333333333333336"/>
                  <w:szCs w:val="43.333333333333336"/>
                  <w:vertAlign w:val="subscript"/>
                  <w:rtl w:val="0"/>
                  <w:rPrChange w:author="ÂN HO" w:id="1" w:date="2025-03-24T08:32:25Z"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25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footerReference r:id="rId783" w:type="default"/>
      <w:pgSz w:h="16838" w:w="11910" w:orient="portrait"/>
      <w:pgMar w:bottom="851" w:top="532" w:left="993" w:right="995" w:header="284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ptos"/>
  <w:font w:name="Play">
    <w:embedRegular w:fontKey="{00000000-0000-0000-0000-000000000000}" r:id="rId763" w:subsetted="0"/>
    <w:embedBold w:fontKey="{00000000-0000-0000-0000-000000000000}" r:id="rId764" w:subsetted="0"/>
  </w:font>
  <w:font w:name="Palatino Linotype">
    <w:embedRegular w:fontKey="{00000000-0000-0000-0000-000000000000}" r:id="rId765" w:subsetted="0"/>
    <w:embedBold w:fontKey="{00000000-0000-0000-0000-000000000000}" r:id="rId766" w:subsetted="0"/>
    <w:embedItalic w:fontKey="{00000000-0000-0000-0000-000000000000}" r:id="rId767" w:subsetted="0"/>
    <w:embedBoldItalic w:fontKey="{00000000-0000-0000-0000-000000000000}" r:id="rId76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sdt>
    <w:sdtPr>
      <w:tag w:val="goog_rdk_1255"/>
    </w:sdtPr>
    <w:sdtContent>
      <w:p w:rsidR="00000000" w:rsidDel="00000000" w:rsidP="00000000" w:rsidRDefault="00000000" w:rsidRPr="00000000" w14:paraId="00000159">
        <w:pPr>
          <w:tabs>
            <w:tab w:val="center" w:leader="none" w:pos="4680"/>
            <w:tab w:val="right" w:leader="none" w:pos="9360"/>
          </w:tabs>
          <w:spacing w:after="0" w:line="240" w:lineRule="auto"/>
          <w:rPr>
            <w:rFonts w:ascii="Times New Roman" w:cs="Times New Roman" w:eastAsia="Times New Roman" w:hAnsi="Times New Roman"/>
            <w:sz w:val="43.333333333333336"/>
            <w:szCs w:val="43.333333333333336"/>
            <w:vertAlign w:val="subscript"/>
            <w:rPrChange w:author="ÂN HO" w:id="1" w:date="2025-03-24T08:32:25Z">
              <w:rPr>
                <w:rFonts w:ascii="Georgia" w:cs="Georgia" w:eastAsia="Georgia" w:hAnsi="Georgia"/>
                <w:sz w:val="22"/>
                <w:szCs w:val="22"/>
              </w:rPr>
            </w:rPrChange>
          </w:rPr>
        </w:pPr>
        <w:sdt>
          <w:sdtPr>
            <w:tag w:val="goog_rdk_1252"/>
          </w:sdtPr>
          <w:sdtContent>
            <w:r w:rsidDel="00000000" w:rsidR="00000000" w:rsidRPr="00000000">
              <w:rPr>
                <w:rFonts w:ascii="Times New Roman" w:cs="Times New Roman" w:eastAsia="Times New Roman" w:hAnsi="Times New Roman"/>
                <w:sz w:val="43.333333333333336"/>
                <w:szCs w:val="43.333333333333336"/>
                <w:vertAlign w:val="subscript"/>
                <w:rtl w:val="0"/>
                <w:rPrChange w:author="ÂN HO" w:id="1" w:date="2025-03-24T08:32:25Z">
                  <w:rPr>
                    <w:rFonts w:ascii="Times New Roman" w:cs="Times New Roman" w:eastAsia="Times New Roman" w:hAnsi="Times New Roman"/>
                    <w:b w:val="1"/>
                    <w:color w:val="ff0000"/>
                  </w:rPr>
                </w:rPrChange>
              </w:rPr>
              <w:tab/>
              <w:tab/>
              <w:t xml:space="preserve">Trang</w:t>
            </w:r>
          </w:sdtContent>
        </w:sdt>
        <w:sdt>
          <w:sdtPr>
            <w:tag w:val="goog_rdk_1253"/>
          </w:sdtPr>
          <w:sdtContent>
            <w:r w:rsidDel="00000000" w:rsidR="00000000" w:rsidRPr="00000000">
              <w:rPr>
                <w:rFonts w:ascii="Times New Roman" w:cs="Times New Roman" w:eastAsia="Times New Roman" w:hAnsi="Times New Roman"/>
                <w:sz w:val="43.333333333333336"/>
                <w:szCs w:val="43.333333333333336"/>
                <w:vertAlign w:val="subscript"/>
                <w:rtl w:val="0"/>
                <w:rPrChange w:author="ÂN HO" w:id="1" w:date="2025-03-24T08:32:25Z">
                  <w:rPr>
                    <w:rFonts w:ascii="Times New Roman" w:cs="Times New Roman" w:eastAsia="Times New Roman" w:hAnsi="Times New Roman"/>
                    <w:b w:val="1"/>
                    <w:color w:val="0070c0"/>
                  </w:rPr>
                </w:rPrChange>
              </w:rPr>
              <w:t xml:space="preserve"> </w:t>
            </w:r>
          </w:sdtContent>
        </w:sdt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70c0"/>
          </w:rPr>
          <w:fldChar w:fldCharType="begin"/>
          <w:instrText xml:space="preserve">PAGE</w:instrText>
          <w:fldChar w:fldCharType="separate"/>
          <w:fldChar w:fldCharType="end"/>
        </w:r>
        <w:sdt>
          <w:sdtPr>
            <w:tag w:val="goog_rdk_1254"/>
          </w:sdtPr>
          <w:sdtContent>
            <w:r w:rsidDel="00000000" w:rsidR="00000000" w:rsidRPr="00000000">
              <w:rPr>
                <w:rtl w:val="0"/>
              </w:rPr>
            </w:r>
          </w:sdtContent>
        </w:sdt>
      </w:p>
    </w:sdtContent>
  </w:sdt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9334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9334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9334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9334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9334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9334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9334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9334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9334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334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9334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334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334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9334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9334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9334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9334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9334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9334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9334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9334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9334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9334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9334B"/>
    <w:rPr>
      <w:i w:val="1"/>
      <w:iCs w:val="1"/>
      <w:color w:val="404040" w:themeColor="text1" w:themeTint="0000BF"/>
    </w:rPr>
  </w:style>
  <w:style w:type="paragraph" w:styleId="ListParagraph">
    <w:name w:val="List Paragraph"/>
    <w:aliases w:val="List Paragraph_FS,Câu dẫn,HPL01,chuẩn không cần chỉnh,List Paragraph3"/>
    <w:basedOn w:val="Normal"/>
    <w:link w:val="ListParagraphChar"/>
    <w:qFormat w:val="1"/>
    <w:rsid w:val="0079334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9334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9334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334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9334B"/>
    <w:rPr>
      <w:b w:val="1"/>
      <w:bCs w:val="1"/>
      <w:smallCaps w:val="1"/>
      <w:color w:val="0f4761" w:themeColor="accent1" w:themeShade="0000BF"/>
      <w:spacing w:val="5"/>
    </w:rPr>
  </w:style>
  <w:style w:type="paragraph" w:styleId="MTDisplayEquation" w:customStyle="1">
    <w:name w:val="MTDisplayEquation"/>
    <w:basedOn w:val="Normal"/>
    <w:next w:val="Normal"/>
    <w:link w:val="MTDisplayEquationChar"/>
    <w:rsid w:val="0079334B"/>
    <w:pPr>
      <w:tabs>
        <w:tab w:val="center" w:pos="5360"/>
        <w:tab w:val="right" w:pos="10740"/>
      </w:tabs>
    </w:pPr>
    <w:rPr>
      <w:rFonts w:ascii="Times New Roman" w:cs="Times New Roman" w:hAnsi="Times New Roman"/>
    </w:rPr>
  </w:style>
  <w:style w:type="character" w:styleId="MTDisplayEquationChar" w:customStyle="1">
    <w:name w:val="MTDisplayEquation Char"/>
    <w:basedOn w:val="DefaultParagraphFont"/>
    <w:link w:val="MTDisplayEquation"/>
    <w:rsid w:val="0079334B"/>
    <w:rPr>
      <w:rFonts w:ascii="Times New Roman" w:cs="Times New Roman" w:hAnsi="Times New Roman"/>
    </w:rPr>
  </w:style>
  <w:style w:type="table" w:styleId="TableGrid">
    <w:name w:val="Table Grid"/>
    <w:basedOn w:val="TableNormal"/>
    <w:uiPriority w:val="39"/>
    <w:rsid w:val="007933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D07B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D07BF"/>
    <w:rPr>
      <w:rFonts w:ascii="Tahoma" w:cs="Tahoma" w:hAnsi="Tahoma"/>
      <w:sz w:val="16"/>
      <w:szCs w:val="16"/>
    </w:rPr>
  </w:style>
  <w:style w:type="character" w:styleId="ListParagraphChar" w:customStyle="1">
    <w:name w:val="List Paragraph Char"/>
    <w:aliases w:val="List Paragraph_FS Char,Câu dẫn Char,HPL01 Char,chuẩn không cần chỉnh Char,List Paragraph3 Char"/>
    <w:link w:val="ListParagraph"/>
    <w:qFormat w:val="1"/>
    <w:rsid w:val="003069BC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E213BD"/>
    <w:pPr>
      <w:spacing w:after="120" w:line="276" w:lineRule="auto"/>
    </w:pPr>
    <w:rPr>
      <w:kern w:val="0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E213BD"/>
    <w:rPr>
      <w:kern w:val="0"/>
      <w:sz w:val="22"/>
      <w:szCs w:val="22"/>
    </w:rPr>
  </w:style>
  <w:style w:type="paragraph" w:styleId="oancuaDanhsach" w:customStyle="1">
    <w:name w:val="Đoạn của Danh sách"/>
    <w:basedOn w:val="Normal"/>
    <w:link w:val="oancuaDanhsachChar"/>
    <w:qFormat w:val="1"/>
    <w:rsid w:val="00E213BD"/>
    <w:pPr>
      <w:spacing w:after="0" w:before="60" w:line="240" w:lineRule="auto"/>
      <w:ind w:left="720"/>
      <w:contextualSpacing w:val="1"/>
    </w:pPr>
    <w:rPr>
      <w:rFonts w:ascii="Times New Roman" w:cs="Times New Roman" w:eastAsia="Times New Roman" w:hAnsi="Times New Roman"/>
      <w:kern w:val="0"/>
      <w:szCs w:val="22"/>
      <w:lang w:eastAsia="vi-VN" w:val="vi-VN"/>
    </w:rPr>
  </w:style>
  <w:style w:type="character" w:styleId="oancuaDanhsachChar" w:customStyle="1">
    <w:name w:val="Đoạn của Danh sách Char"/>
    <w:link w:val="oancuaDanhsach"/>
    <w:qFormat w:val="1"/>
    <w:locked w:val="1"/>
    <w:rsid w:val="00E213BD"/>
    <w:rPr>
      <w:rFonts w:ascii="Times New Roman" w:cs="Times New Roman" w:eastAsia="Times New Roman" w:hAnsi="Times New Roman"/>
      <w:kern w:val="0"/>
      <w:szCs w:val="22"/>
      <w:lang w:eastAsia="vi-VN" w:val="vi-VN"/>
    </w:rPr>
  </w:style>
  <w:style w:type="paragraph" w:styleId="NormalWeb">
    <w:name w:val="Normal (Web)"/>
    <w:basedOn w:val="Normal"/>
    <w:uiPriority w:val="99"/>
    <w:unhideWhenUsed w:val="1"/>
    <w:rsid w:val="00B573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B5733A"/>
    <w:rPr>
      <w:b w:val="1"/>
      <w:bCs w:val="1"/>
    </w:rPr>
  </w:style>
  <w:style w:type="character" w:styleId="MTConvertedEquation" w:customStyle="1">
    <w:name w:val="MTConvertedEquation"/>
    <w:basedOn w:val="DefaultParagraphFont"/>
    <w:rsid w:val="00964677"/>
    <w:rPr>
      <w:rFonts w:ascii="Times New Roman" w:cs="Times New Roman" w:hAnsi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 w:val="1"/>
    <w:rsid w:val="00B27A4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7A45"/>
  </w:style>
  <w:style w:type="paragraph" w:styleId="Footer">
    <w:name w:val="footer"/>
    <w:basedOn w:val="Normal"/>
    <w:link w:val="FooterChar"/>
    <w:uiPriority w:val="99"/>
    <w:unhideWhenUsed w:val="1"/>
    <w:rsid w:val="00B27A4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7A45"/>
  </w:style>
  <w:style w:type="table" w:styleId="trongbang1" w:customStyle="1">
    <w:name w:val="trongbang1"/>
    <w:basedOn w:val="TableNormal"/>
    <w:next w:val="TableGrid"/>
    <w:uiPriority w:val="39"/>
    <w:qFormat w:val="1"/>
    <w:rsid w:val="008A02DE"/>
    <w:pPr>
      <w:spacing w:after="0" w:line="240" w:lineRule="auto"/>
      <w:jc w:val="both"/>
    </w:pPr>
    <w:rPr>
      <w:rFonts w:ascii="Palatino Linotype" w:cs="Palatino Linotype" w:eastAsia="Palatino Linotype" w:hAnsi="Palatino Linotype"/>
      <w:kern w:val="0"/>
      <w:sz w:val="23"/>
      <w:szCs w:val="23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rongbang2" w:customStyle="1">
    <w:name w:val="trongbang2"/>
    <w:basedOn w:val="TableNormal"/>
    <w:next w:val="TableGrid"/>
    <w:uiPriority w:val="39"/>
    <w:qFormat w:val="1"/>
    <w:rsid w:val="008A02DE"/>
    <w:pPr>
      <w:spacing w:after="0" w:line="240" w:lineRule="auto"/>
      <w:jc w:val="both"/>
    </w:pPr>
    <w:rPr>
      <w:rFonts w:ascii="Palatino Linotype" w:cs="Palatino Linotype" w:eastAsia="Palatino Linotype" w:hAnsi="Palatino Linotype"/>
      <w:kern w:val="0"/>
      <w:sz w:val="23"/>
      <w:szCs w:val="23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hamkhao1" w:customStyle="1">
    <w:name w:val="tham khao1"/>
    <w:basedOn w:val="TableNormal"/>
    <w:next w:val="TableGrid"/>
    <w:uiPriority w:val="39"/>
    <w:qFormat w:val="1"/>
    <w:rsid w:val="00614CC8"/>
    <w:pPr>
      <w:spacing w:after="0" w:line="240" w:lineRule="auto"/>
    </w:pPr>
    <w:rPr>
      <w:rFonts w:ascii="Aptos" w:hAnsi="Apto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" w:customStyle="1">
    <w:name w:val="Table Grid11"/>
    <w:basedOn w:val="TableNormal"/>
    <w:next w:val="TableGrid"/>
    <w:uiPriority w:val="59"/>
    <w:rsid w:val="00492D6D"/>
    <w:pPr>
      <w:spacing w:after="0" w:line="240" w:lineRule="auto"/>
    </w:pPr>
    <w:rPr>
      <w:rFonts w:ascii="Times New Roman" w:cs="Times New Roman" w:hAnsi="Times New Roman"/>
      <w:kern w:val="0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 w:customStyle="1">
    <w:name w:val="Table Grid1"/>
    <w:basedOn w:val="TableNormal"/>
    <w:next w:val="TableGrid"/>
    <w:uiPriority w:val="39"/>
    <w:qFormat w:val="1"/>
    <w:rsid w:val="00F45E4B"/>
    <w:pPr>
      <w:spacing w:after="0" w:line="240" w:lineRule="auto"/>
      <w:jc w:val="both"/>
    </w:pPr>
    <w:rPr>
      <w:rFonts w:ascii="Palatino Linotype" w:cs="Palatino Linotype" w:eastAsia="Palatino Linotype" w:hAnsi="Palatino Linotype"/>
      <w:kern w:val="0"/>
      <w:sz w:val="23"/>
      <w:szCs w:val="23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ptos" w:cs="Aptos" w:eastAsia="Aptos" w:hAnsi="Aptos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jc w:val="both"/>
    </w:pPr>
    <w:rPr>
      <w:rFonts w:ascii="Palatino Linotype" w:cs="Palatino Linotype" w:eastAsia="Palatino Linotype" w:hAnsi="Palatino Linotype"/>
      <w:sz w:val="23"/>
      <w:szCs w:val="23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jc w:val="both"/>
    </w:pPr>
    <w:rPr>
      <w:rFonts w:ascii="Palatino Linotype" w:cs="Palatino Linotype" w:eastAsia="Palatino Linotype" w:hAnsi="Palatino Linotype"/>
      <w:sz w:val="23"/>
      <w:szCs w:val="23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oleObject" Target="embeddings/oleObject113.bin"/><Relationship Id="rId194" Type="http://schemas.openxmlformats.org/officeDocument/2006/relationships/oleObject" Target="embeddings/oleObject111.bin"/><Relationship Id="rId193" Type="http://schemas.openxmlformats.org/officeDocument/2006/relationships/image" Target="media/image111.wmf"/><Relationship Id="rId192" Type="http://schemas.openxmlformats.org/officeDocument/2006/relationships/oleObject" Target="embeddings/oleObject112.bin"/><Relationship Id="rId191" Type="http://schemas.openxmlformats.org/officeDocument/2006/relationships/image" Target="media/image112.wmf"/><Relationship Id="rId187" Type="http://schemas.openxmlformats.org/officeDocument/2006/relationships/image" Target="media/image114.wmf"/><Relationship Id="rId186" Type="http://schemas.openxmlformats.org/officeDocument/2006/relationships/oleObject" Target="embeddings/oleObject115.bin"/><Relationship Id="rId185" Type="http://schemas.openxmlformats.org/officeDocument/2006/relationships/image" Target="media/image115.wmf"/><Relationship Id="rId184" Type="http://schemas.openxmlformats.org/officeDocument/2006/relationships/oleObject" Target="embeddings/oleObject116.bin"/><Relationship Id="rId189" Type="http://schemas.openxmlformats.org/officeDocument/2006/relationships/image" Target="media/image113.wmf"/><Relationship Id="rId188" Type="http://schemas.openxmlformats.org/officeDocument/2006/relationships/oleObject" Target="embeddings/oleObject114.bin"/><Relationship Id="rId183" Type="http://schemas.openxmlformats.org/officeDocument/2006/relationships/image" Target="media/image116.wmf"/><Relationship Id="rId182" Type="http://schemas.openxmlformats.org/officeDocument/2006/relationships/oleObject" Target="embeddings/oleObject117.bin"/><Relationship Id="rId181" Type="http://schemas.openxmlformats.org/officeDocument/2006/relationships/image" Target="media/image117.wmf"/><Relationship Id="rId180" Type="http://schemas.openxmlformats.org/officeDocument/2006/relationships/oleObject" Target="embeddings/oleObject118.bin"/><Relationship Id="rId176" Type="http://schemas.openxmlformats.org/officeDocument/2006/relationships/oleObject" Target="embeddings/oleObject107.bin"/><Relationship Id="rId175" Type="http://schemas.openxmlformats.org/officeDocument/2006/relationships/image" Target="media/image107.wmf"/><Relationship Id="rId174" Type="http://schemas.openxmlformats.org/officeDocument/2006/relationships/oleObject" Target="embeddings/oleObject157.bin"/><Relationship Id="rId173" Type="http://schemas.openxmlformats.org/officeDocument/2006/relationships/image" Target="media/image157.wmf"/><Relationship Id="rId179" Type="http://schemas.openxmlformats.org/officeDocument/2006/relationships/image" Target="media/image118.wmf"/><Relationship Id="rId178" Type="http://schemas.openxmlformats.org/officeDocument/2006/relationships/oleObject" Target="embeddings/oleObject103.bin"/><Relationship Id="rId177" Type="http://schemas.openxmlformats.org/officeDocument/2006/relationships/image" Target="media/image103.wmf"/><Relationship Id="rId198" Type="http://schemas.openxmlformats.org/officeDocument/2006/relationships/oleObject" Target="embeddings/oleObject251.bin"/><Relationship Id="rId197" Type="http://schemas.openxmlformats.org/officeDocument/2006/relationships/image" Target="media/image251.wmf"/><Relationship Id="rId196" Type="http://schemas.openxmlformats.org/officeDocument/2006/relationships/oleObject" Target="embeddings/oleObject248.bin"/><Relationship Id="rId195" Type="http://schemas.openxmlformats.org/officeDocument/2006/relationships/image" Target="media/image248.wmf"/><Relationship Id="rId199" Type="http://schemas.openxmlformats.org/officeDocument/2006/relationships/image" Target="media/image244.wmf"/><Relationship Id="rId150" Type="http://schemas.openxmlformats.org/officeDocument/2006/relationships/oleObject" Target="embeddings/oleObject182.bin"/><Relationship Id="rId392" Type="http://schemas.openxmlformats.org/officeDocument/2006/relationships/oleObject" Target="embeddings/oleObject299.bin"/><Relationship Id="rId391" Type="http://schemas.openxmlformats.org/officeDocument/2006/relationships/image" Target="media/image225.wmf"/><Relationship Id="rId390" Type="http://schemas.openxmlformats.org/officeDocument/2006/relationships/oleObject" Target="embeddings/oleObject3.bin"/><Relationship Id="rId1" Type="http://schemas.openxmlformats.org/officeDocument/2006/relationships/image" Target="media/image340.wmf"/><Relationship Id="rId2" Type="http://schemas.openxmlformats.org/officeDocument/2006/relationships/oleObject" Target="embeddings/oleObject340.bin"/><Relationship Id="rId3" Type="http://schemas.openxmlformats.org/officeDocument/2006/relationships/image" Target="media/image342.wmf"/><Relationship Id="rId149" Type="http://schemas.openxmlformats.org/officeDocument/2006/relationships/image" Target="media/image182.wmf"/><Relationship Id="rId4" Type="http://schemas.openxmlformats.org/officeDocument/2006/relationships/oleObject" Target="embeddings/oleObject342.bin"/><Relationship Id="rId148" Type="http://schemas.openxmlformats.org/officeDocument/2006/relationships/oleObject" Target="embeddings/oleObject183.bin"/><Relationship Id="rId9" Type="http://schemas.openxmlformats.org/officeDocument/2006/relationships/image" Target="media/image336.wmf"/><Relationship Id="rId143" Type="http://schemas.openxmlformats.org/officeDocument/2006/relationships/image" Target="media/image185.wmf"/><Relationship Id="rId385" Type="http://schemas.openxmlformats.org/officeDocument/2006/relationships/image" Target="media/image265.wmf"/><Relationship Id="rId142" Type="http://schemas.openxmlformats.org/officeDocument/2006/relationships/oleObject" Target="embeddings/oleObject186.bin"/><Relationship Id="rId384" Type="http://schemas.openxmlformats.org/officeDocument/2006/relationships/oleObject" Target="embeddings/oleObject5.bin"/><Relationship Id="rId141" Type="http://schemas.openxmlformats.org/officeDocument/2006/relationships/image" Target="media/image186.wmf"/><Relationship Id="rId383" Type="http://schemas.openxmlformats.org/officeDocument/2006/relationships/image" Target="media/image267.wmf"/><Relationship Id="rId140" Type="http://schemas.openxmlformats.org/officeDocument/2006/relationships/oleObject" Target="embeddings/oleObject187.bin"/><Relationship Id="rId382" Type="http://schemas.openxmlformats.org/officeDocument/2006/relationships/oleObject" Target="embeddings/oleObject9.bin"/><Relationship Id="rId5" Type="http://schemas.openxmlformats.org/officeDocument/2006/relationships/image" Target="media/image341.wmf"/><Relationship Id="rId147" Type="http://schemas.openxmlformats.org/officeDocument/2006/relationships/image" Target="media/image183.wmf"/><Relationship Id="rId389" Type="http://schemas.openxmlformats.org/officeDocument/2006/relationships/image" Target="media/image3.wmf"/><Relationship Id="rId6" Type="http://schemas.openxmlformats.org/officeDocument/2006/relationships/oleObject" Target="embeddings/oleObject341.bin"/><Relationship Id="rId146" Type="http://schemas.openxmlformats.org/officeDocument/2006/relationships/oleObject" Target="embeddings/oleObject184.bin"/><Relationship Id="rId388" Type="http://schemas.openxmlformats.org/officeDocument/2006/relationships/oleObject" Target="embeddings/oleObject1.bin"/><Relationship Id="rId7" Type="http://schemas.openxmlformats.org/officeDocument/2006/relationships/image" Target="media/image337.wmf"/><Relationship Id="rId145" Type="http://schemas.openxmlformats.org/officeDocument/2006/relationships/image" Target="media/image184.wmf"/><Relationship Id="rId387" Type="http://schemas.openxmlformats.org/officeDocument/2006/relationships/image" Target="media/image226.wmf"/><Relationship Id="rId8" Type="http://schemas.openxmlformats.org/officeDocument/2006/relationships/oleObject" Target="embeddings/oleObject337.bin"/><Relationship Id="rId144" Type="http://schemas.openxmlformats.org/officeDocument/2006/relationships/oleObject" Target="embeddings/oleObject185.bin"/><Relationship Id="rId386" Type="http://schemas.openxmlformats.org/officeDocument/2006/relationships/oleObject" Target="embeddings/oleObject6.bin"/><Relationship Id="rId381" Type="http://schemas.openxmlformats.org/officeDocument/2006/relationships/image" Target="media/image270.wmf"/><Relationship Id="rId380" Type="http://schemas.openxmlformats.org/officeDocument/2006/relationships/oleObject" Target="embeddings/oleObject343.bin"/><Relationship Id="rId139" Type="http://schemas.openxmlformats.org/officeDocument/2006/relationships/image" Target="media/image187.wmf"/><Relationship Id="rId138" Type="http://schemas.openxmlformats.org/officeDocument/2006/relationships/oleObject" Target="embeddings/oleObject188.bin"/><Relationship Id="rId137" Type="http://schemas.openxmlformats.org/officeDocument/2006/relationships/image" Target="media/image188.wmf"/><Relationship Id="rId379" Type="http://schemas.openxmlformats.org/officeDocument/2006/relationships/image" Target="media/image273.wmf"/><Relationship Id="rId132" Type="http://schemas.openxmlformats.org/officeDocument/2006/relationships/oleObject" Target="embeddings/oleObject237.bin"/><Relationship Id="rId374" Type="http://schemas.openxmlformats.org/officeDocument/2006/relationships/oleObject" Target="embeddings/oleObject347.bin"/><Relationship Id="rId131" Type="http://schemas.openxmlformats.org/officeDocument/2006/relationships/image" Target="media/image237.wmf"/><Relationship Id="rId373" Type="http://schemas.openxmlformats.org/officeDocument/2006/relationships/image" Target="media/image259.wmf"/><Relationship Id="rId130" Type="http://schemas.openxmlformats.org/officeDocument/2006/relationships/oleObject" Target="embeddings/oleObject221.bin"/><Relationship Id="rId372" Type="http://schemas.openxmlformats.org/officeDocument/2006/relationships/oleObject" Target="embeddings/oleObject346.bin"/><Relationship Id="rId371" Type="http://schemas.openxmlformats.org/officeDocument/2006/relationships/image" Target="media/image346.wmf"/><Relationship Id="rId136" Type="http://schemas.openxmlformats.org/officeDocument/2006/relationships/oleObject" Target="embeddings/oleObject189.bin"/><Relationship Id="rId378" Type="http://schemas.openxmlformats.org/officeDocument/2006/relationships/oleObject" Target="embeddings/oleObject345.bin"/><Relationship Id="rId135" Type="http://schemas.openxmlformats.org/officeDocument/2006/relationships/image" Target="media/image189.wmf"/><Relationship Id="rId377" Type="http://schemas.openxmlformats.org/officeDocument/2006/relationships/image" Target="media/image257.wmf"/><Relationship Id="rId134" Type="http://schemas.openxmlformats.org/officeDocument/2006/relationships/oleObject" Target="embeddings/oleObject230.bin"/><Relationship Id="rId376" Type="http://schemas.openxmlformats.org/officeDocument/2006/relationships/oleObject" Target="embeddings/oleObject344.bin"/><Relationship Id="rId133" Type="http://schemas.openxmlformats.org/officeDocument/2006/relationships/image" Target="media/image230.wmf"/><Relationship Id="rId375" Type="http://schemas.openxmlformats.org/officeDocument/2006/relationships/image" Target="media/image258.wmf"/><Relationship Id="rId172" Type="http://schemas.openxmlformats.org/officeDocument/2006/relationships/oleObject" Target="embeddings/oleObject148.bin"/><Relationship Id="rId171" Type="http://schemas.openxmlformats.org/officeDocument/2006/relationships/image" Target="media/image148.wmf"/><Relationship Id="rId170" Type="http://schemas.openxmlformats.org/officeDocument/2006/relationships/oleObject" Target="embeddings/oleObject149.bin"/><Relationship Id="rId165" Type="http://schemas.openxmlformats.org/officeDocument/2006/relationships/image" Target="media/image151.wmf"/><Relationship Id="rId164" Type="http://schemas.openxmlformats.org/officeDocument/2006/relationships/oleObject" Target="embeddings/oleObject152.bin"/><Relationship Id="rId163" Type="http://schemas.openxmlformats.org/officeDocument/2006/relationships/image" Target="media/image152.wmf"/><Relationship Id="rId162" Type="http://schemas.openxmlformats.org/officeDocument/2006/relationships/oleObject" Target="embeddings/oleObject153.bin"/><Relationship Id="rId169" Type="http://schemas.openxmlformats.org/officeDocument/2006/relationships/image" Target="media/image149.wmf"/><Relationship Id="rId168" Type="http://schemas.openxmlformats.org/officeDocument/2006/relationships/oleObject" Target="embeddings/oleObject150.bin"/><Relationship Id="rId167" Type="http://schemas.openxmlformats.org/officeDocument/2006/relationships/image" Target="media/image150.wmf"/><Relationship Id="rId166" Type="http://schemas.openxmlformats.org/officeDocument/2006/relationships/oleObject" Target="embeddings/oleObject151.bin"/><Relationship Id="rId161" Type="http://schemas.openxmlformats.org/officeDocument/2006/relationships/image" Target="media/image153.wmf"/><Relationship Id="rId160" Type="http://schemas.openxmlformats.org/officeDocument/2006/relationships/oleObject" Target="embeddings/oleObject154.bin"/><Relationship Id="rId159" Type="http://schemas.openxmlformats.org/officeDocument/2006/relationships/image" Target="media/image154.wmf"/><Relationship Id="rId154" Type="http://schemas.openxmlformats.org/officeDocument/2006/relationships/oleObject" Target="embeddings/oleObject194.bin"/><Relationship Id="rId396" Type="http://schemas.openxmlformats.org/officeDocument/2006/relationships/oleObject" Target="embeddings/oleObject296.bin"/><Relationship Id="rId153" Type="http://schemas.openxmlformats.org/officeDocument/2006/relationships/image" Target="media/image194.wmf"/><Relationship Id="rId395" Type="http://schemas.openxmlformats.org/officeDocument/2006/relationships/image" Target="media/image223.wmf"/><Relationship Id="rId152" Type="http://schemas.openxmlformats.org/officeDocument/2006/relationships/oleObject" Target="embeddings/oleObject197.bin"/><Relationship Id="rId394" Type="http://schemas.openxmlformats.org/officeDocument/2006/relationships/oleObject" Target="embeddings/oleObject293.bin"/><Relationship Id="rId151" Type="http://schemas.openxmlformats.org/officeDocument/2006/relationships/image" Target="media/image197.wmf"/><Relationship Id="rId393" Type="http://schemas.openxmlformats.org/officeDocument/2006/relationships/image" Target="media/image224.wmf"/><Relationship Id="rId158" Type="http://schemas.openxmlformats.org/officeDocument/2006/relationships/oleObject" Target="embeddings/oleObject155.bin"/><Relationship Id="rId157" Type="http://schemas.openxmlformats.org/officeDocument/2006/relationships/image" Target="media/image155.wmf"/><Relationship Id="rId399" Type="http://schemas.openxmlformats.org/officeDocument/2006/relationships/image" Target="media/image221.wmf"/><Relationship Id="rId156" Type="http://schemas.openxmlformats.org/officeDocument/2006/relationships/oleObject" Target="embeddings/oleObject143.bin"/><Relationship Id="rId398" Type="http://schemas.openxmlformats.org/officeDocument/2006/relationships/oleObject" Target="embeddings/oleObject291.bin"/><Relationship Id="rId155" Type="http://schemas.openxmlformats.org/officeDocument/2006/relationships/image" Target="media/image143.wmf"/><Relationship Id="rId397" Type="http://schemas.openxmlformats.org/officeDocument/2006/relationships/image" Target="media/image222.wmf"/><Relationship Id="rId40" Type="http://schemas.openxmlformats.org/officeDocument/2006/relationships/oleObject" Target="embeddings/oleObject328.bin"/><Relationship Id="rId42" Type="http://schemas.openxmlformats.org/officeDocument/2006/relationships/oleObject" Target="embeddings/oleObject318.bin"/><Relationship Id="rId41" Type="http://schemas.openxmlformats.org/officeDocument/2006/relationships/image" Target="media/image318.wmf"/><Relationship Id="rId44" Type="http://schemas.openxmlformats.org/officeDocument/2006/relationships/oleObject" Target="embeddings/oleObject317.bin"/><Relationship Id="rId43" Type="http://schemas.openxmlformats.org/officeDocument/2006/relationships/image" Target="media/image317.wmf"/><Relationship Id="rId46" Type="http://schemas.openxmlformats.org/officeDocument/2006/relationships/oleObject" Target="embeddings/oleObject325.bin"/><Relationship Id="rId45" Type="http://schemas.openxmlformats.org/officeDocument/2006/relationships/image" Target="media/image325.wmf"/><Relationship Id="rId509" Type="http://schemas.openxmlformats.org/officeDocument/2006/relationships/image" Target="media/image114.wmf"/><Relationship Id="rId508" Type="http://schemas.openxmlformats.org/officeDocument/2006/relationships/oleObject" Target="embeddings/oleObject89.bin"/><Relationship Id="rId503" Type="http://schemas.openxmlformats.org/officeDocument/2006/relationships/image" Target="media/image95.wmf"/><Relationship Id="rId745" Type="http://schemas.openxmlformats.org/officeDocument/2006/relationships/image" Target="media/image74.wmf"/><Relationship Id="rId502" Type="http://schemas.openxmlformats.org/officeDocument/2006/relationships/oleObject" Target="embeddings/oleObject105.bin"/><Relationship Id="rId744" Type="http://schemas.openxmlformats.org/officeDocument/2006/relationships/oleObject" Target="embeddings/oleObject78.bin"/><Relationship Id="rId501" Type="http://schemas.openxmlformats.org/officeDocument/2006/relationships/image" Target="media/image105.wmf"/><Relationship Id="rId743" Type="http://schemas.openxmlformats.org/officeDocument/2006/relationships/image" Target="media/image78.wmf"/><Relationship Id="rId500" Type="http://schemas.openxmlformats.org/officeDocument/2006/relationships/oleObject" Target="embeddings/oleObject101.bin"/><Relationship Id="rId742" Type="http://schemas.openxmlformats.org/officeDocument/2006/relationships/oleObject" Target="embeddings/oleObject87.bin"/><Relationship Id="rId507" Type="http://schemas.openxmlformats.org/officeDocument/2006/relationships/image" Target="media/image115.wmf"/><Relationship Id="rId749" Type="http://schemas.openxmlformats.org/officeDocument/2006/relationships/image" Target="media/image138.wmf"/><Relationship Id="rId506" Type="http://schemas.openxmlformats.org/officeDocument/2006/relationships/oleObject" Target="embeddings/oleObject98.bin"/><Relationship Id="rId748" Type="http://schemas.openxmlformats.org/officeDocument/2006/relationships/oleObject" Target="embeddings/oleObject77.bin"/><Relationship Id="rId505" Type="http://schemas.openxmlformats.org/officeDocument/2006/relationships/image" Target="media/image98.wmf"/><Relationship Id="rId747" Type="http://schemas.openxmlformats.org/officeDocument/2006/relationships/image" Target="media/image77.wmf"/><Relationship Id="rId504" Type="http://schemas.openxmlformats.org/officeDocument/2006/relationships/oleObject" Target="embeddings/oleObject95.bin"/><Relationship Id="rId746" Type="http://schemas.openxmlformats.org/officeDocument/2006/relationships/oleObject" Target="embeddings/oleObject74.bin"/><Relationship Id="rId48" Type="http://schemas.openxmlformats.org/officeDocument/2006/relationships/oleObject" Target="embeddings/oleObject324.bin"/><Relationship Id="rId47" Type="http://schemas.openxmlformats.org/officeDocument/2006/relationships/image" Target="media/image324.wmf"/><Relationship Id="rId49" Type="http://schemas.openxmlformats.org/officeDocument/2006/relationships/image" Target="media/image323.wmf"/><Relationship Id="rId741" Type="http://schemas.openxmlformats.org/officeDocument/2006/relationships/image" Target="media/image87.wmf"/><Relationship Id="rId740" Type="http://schemas.openxmlformats.org/officeDocument/2006/relationships/oleObject" Target="embeddings/oleObject84.bin"/><Relationship Id="rId31" Type="http://schemas.openxmlformats.org/officeDocument/2006/relationships/image" Target="media/image332.wmf"/><Relationship Id="rId30" Type="http://schemas.openxmlformats.org/officeDocument/2006/relationships/oleObject" Target="embeddings/oleObject333.bin"/><Relationship Id="rId33" Type="http://schemas.openxmlformats.org/officeDocument/2006/relationships/image" Target="media/image331.wmf"/><Relationship Id="rId32" Type="http://schemas.openxmlformats.org/officeDocument/2006/relationships/oleObject" Target="embeddings/oleObject332.bin"/><Relationship Id="rId35" Type="http://schemas.openxmlformats.org/officeDocument/2006/relationships/image" Target="media/image330.wmf"/><Relationship Id="rId34" Type="http://schemas.openxmlformats.org/officeDocument/2006/relationships/oleObject" Target="embeddings/oleObject331.bin"/><Relationship Id="rId739" Type="http://schemas.openxmlformats.org/officeDocument/2006/relationships/image" Target="media/image84.wmf"/><Relationship Id="rId734" Type="http://schemas.openxmlformats.org/officeDocument/2006/relationships/oleObject" Target="embeddings/oleObject99.bin"/><Relationship Id="rId733" Type="http://schemas.openxmlformats.org/officeDocument/2006/relationships/image" Target="media/image99.wmf"/><Relationship Id="rId732" Type="http://schemas.openxmlformats.org/officeDocument/2006/relationships/oleObject" Target="embeddings/oleObject96.bin"/><Relationship Id="rId731" Type="http://schemas.openxmlformats.org/officeDocument/2006/relationships/image" Target="media/image96.wmf"/><Relationship Id="rId738" Type="http://schemas.openxmlformats.org/officeDocument/2006/relationships/oleObject" Target="embeddings/oleObject93.bin"/><Relationship Id="rId737" Type="http://schemas.openxmlformats.org/officeDocument/2006/relationships/image" Target="media/image93.wmf"/><Relationship Id="rId736" Type="http://schemas.openxmlformats.org/officeDocument/2006/relationships/oleObject" Target="embeddings/oleObject90.bin"/><Relationship Id="rId735" Type="http://schemas.openxmlformats.org/officeDocument/2006/relationships/image" Target="media/image90.wmf"/><Relationship Id="rId37" Type="http://schemas.openxmlformats.org/officeDocument/2006/relationships/image" Target="media/image329.wmf"/><Relationship Id="rId36" Type="http://schemas.openxmlformats.org/officeDocument/2006/relationships/oleObject" Target="embeddings/oleObject330.bin"/><Relationship Id="rId39" Type="http://schemas.openxmlformats.org/officeDocument/2006/relationships/image" Target="media/image328.wmf"/><Relationship Id="rId38" Type="http://schemas.openxmlformats.org/officeDocument/2006/relationships/oleObject" Target="embeddings/oleObject329.bin"/><Relationship Id="rId730" Type="http://schemas.openxmlformats.org/officeDocument/2006/relationships/oleObject" Target="embeddings/oleObject106.bin"/><Relationship Id="rId20" Type="http://schemas.openxmlformats.org/officeDocument/2006/relationships/oleObject" Target="embeddings/oleObject306.bin"/><Relationship Id="rId22" Type="http://schemas.openxmlformats.org/officeDocument/2006/relationships/oleObject" Target="embeddings/oleObject327.bin"/><Relationship Id="rId21" Type="http://schemas.openxmlformats.org/officeDocument/2006/relationships/image" Target="media/image327.wmf"/><Relationship Id="rId24" Type="http://schemas.openxmlformats.org/officeDocument/2006/relationships/oleObject" Target="embeddings/oleObject326.bin"/><Relationship Id="rId23" Type="http://schemas.openxmlformats.org/officeDocument/2006/relationships/image" Target="media/image326.wmf"/><Relationship Id="rId767" Type="http://schemas.openxmlformats.org/officeDocument/2006/relationships/styles" Target="styles.xml"/><Relationship Id="rId525" Type="http://schemas.openxmlformats.org/officeDocument/2006/relationships/image" Target="media/image64.wmf"/><Relationship Id="rId766" Type="http://schemas.openxmlformats.org/officeDocument/2006/relationships/numbering" Target="numbering.xml"/><Relationship Id="rId524" Type="http://schemas.openxmlformats.org/officeDocument/2006/relationships/oleObject" Target="embeddings/oleObject71.bin"/><Relationship Id="rId765" Type="http://schemas.openxmlformats.org/officeDocument/2006/relationships/fontTable" Target="fontTable.xml"/><Relationship Id="rId523" Type="http://schemas.openxmlformats.org/officeDocument/2006/relationships/image" Target="media/image71.wmf"/><Relationship Id="rId764" Type="http://schemas.openxmlformats.org/officeDocument/2006/relationships/settings" Target="settings.xml"/><Relationship Id="rId522" Type="http://schemas.openxmlformats.org/officeDocument/2006/relationships/oleObject" Target="embeddings/oleObject69.bin"/><Relationship Id="rId529" Type="http://schemas.openxmlformats.org/officeDocument/2006/relationships/image" Target="media/image58.wmf"/><Relationship Id="rId528" Type="http://schemas.openxmlformats.org/officeDocument/2006/relationships/oleObject" Target="embeddings/oleObject67.bin"/><Relationship Id="rId769" Type="http://schemas.openxmlformats.org/officeDocument/2006/relationships/image" Target="media/image396.png"/><Relationship Id="rId527" Type="http://schemas.openxmlformats.org/officeDocument/2006/relationships/image" Target="media/image111.wmf"/><Relationship Id="rId768" Type="http://schemas.openxmlformats.org/officeDocument/2006/relationships/customXml" Target="../customXML/item1.xml"/><Relationship Id="rId526" Type="http://schemas.openxmlformats.org/officeDocument/2006/relationships/oleObject" Target="embeddings/oleObject64.bin"/><Relationship Id="rId26" Type="http://schemas.openxmlformats.org/officeDocument/2006/relationships/oleObject" Target="embeddings/oleObject335.bin"/><Relationship Id="rId25" Type="http://schemas.openxmlformats.org/officeDocument/2006/relationships/image" Target="media/image335.wmf"/><Relationship Id="rId28" Type="http://schemas.openxmlformats.org/officeDocument/2006/relationships/oleObject" Target="embeddings/oleObject334.bin"/><Relationship Id="rId27" Type="http://schemas.openxmlformats.org/officeDocument/2006/relationships/image" Target="media/image334.wmf"/><Relationship Id="rId763" Type="http://schemas.openxmlformats.org/officeDocument/2006/relationships/theme" Target="theme/theme1.xml"/><Relationship Id="rId521" Type="http://schemas.openxmlformats.org/officeDocument/2006/relationships/image" Target="media/image244.wmf"/><Relationship Id="rId29" Type="http://schemas.openxmlformats.org/officeDocument/2006/relationships/image" Target="media/image333.wmf"/><Relationship Id="rId520" Type="http://schemas.openxmlformats.org/officeDocument/2006/relationships/oleObject" Target="embeddings/oleObject76.bin"/><Relationship Id="rId762" Type="http://schemas.openxmlformats.org/officeDocument/2006/relationships/oleObject" Target="embeddings/oleObject30.bin"/><Relationship Id="rId761" Type="http://schemas.openxmlformats.org/officeDocument/2006/relationships/image" Target="media/image30.wmf"/><Relationship Id="rId760" Type="http://schemas.openxmlformats.org/officeDocument/2006/relationships/oleObject" Target="embeddings/oleObject31.bin"/><Relationship Id="rId11" Type="http://schemas.openxmlformats.org/officeDocument/2006/relationships/image" Target="media/image339.wmf"/><Relationship Id="rId10" Type="http://schemas.openxmlformats.org/officeDocument/2006/relationships/oleObject" Target="embeddings/oleObject336.bin"/><Relationship Id="rId13" Type="http://schemas.openxmlformats.org/officeDocument/2006/relationships/image" Target="media/image338.wmf"/><Relationship Id="rId12" Type="http://schemas.openxmlformats.org/officeDocument/2006/relationships/oleObject" Target="embeddings/oleObject339.bin"/><Relationship Id="rId519" Type="http://schemas.openxmlformats.org/officeDocument/2006/relationships/image" Target="media/image251.wmf"/><Relationship Id="rId514" Type="http://schemas.openxmlformats.org/officeDocument/2006/relationships/oleObject" Target="embeddings/oleObject86.bin"/><Relationship Id="rId756" Type="http://schemas.openxmlformats.org/officeDocument/2006/relationships/oleObject" Target="embeddings/oleObject62.bin"/><Relationship Id="rId513" Type="http://schemas.openxmlformats.org/officeDocument/2006/relationships/image" Target="media/image112.wmf"/><Relationship Id="rId755" Type="http://schemas.openxmlformats.org/officeDocument/2006/relationships/image" Target="media/image62.wmf"/><Relationship Id="rId512" Type="http://schemas.openxmlformats.org/officeDocument/2006/relationships/oleObject" Target="embeddings/oleObject83.bin"/><Relationship Id="rId754" Type="http://schemas.openxmlformats.org/officeDocument/2006/relationships/oleObject" Target="embeddings/oleObject59.bin"/><Relationship Id="rId511" Type="http://schemas.openxmlformats.org/officeDocument/2006/relationships/image" Target="media/image113.wmf"/><Relationship Id="rId753" Type="http://schemas.openxmlformats.org/officeDocument/2006/relationships/image" Target="media/image59.wmf"/><Relationship Id="rId518" Type="http://schemas.openxmlformats.org/officeDocument/2006/relationships/oleObject" Target="embeddings/oleObject73.bin"/><Relationship Id="rId517" Type="http://schemas.openxmlformats.org/officeDocument/2006/relationships/image" Target="media/image248.wmf"/><Relationship Id="rId759" Type="http://schemas.openxmlformats.org/officeDocument/2006/relationships/image" Target="media/image31.wmf"/><Relationship Id="rId516" Type="http://schemas.openxmlformats.org/officeDocument/2006/relationships/oleObject" Target="embeddings/oleObject80.bin"/><Relationship Id="rId758" Type="http://schemas.openxmlformats.org/officeDocument/2006/relationships/oleObject" Target="embeddings/oleObject54.bin"/><Relationship Id="rId515" Type="http://schemas.openxmlformats.org/officeDocument/2006/relationships/image" Target="media/image111.wmf"/><Relationship Id="rId757" Type="http://schemas.openxmlformats.org/officeDocument/2006/relationships/image" Target="media/image54.wmf"/><Relationship Id="rId15" Type="http://schemas.openxmlformats.org/officeDocument/2006/relationships/image" Target="media/image305.wmf"/><Relationship Id="rId14" Type="http://schemas.openxmlformats.org/officeDocument/2006/relationships/oleObject" Target="embeddings/oleObject338.bin"/><Relationship Id="rId17" Type="http://schemas.openxmlformats.org/officeDocument/2006/relationships/image" Target="media/image304.wmf"/><Relationship Id="rId16" Type="http://schemas.openxmlformats.org/officeDocument/2006/relationships/oleObject" Target="embeddings/oleObject362.bin"/><Relationship Id="rId19" Type="http://schemas.openxmlformats.org/officeDocument/2006/relationships/image" Target="media/image306.wmf"/><Relationship Id="rId510" Type="http://schemas.openxmlformats.org/officeDocument/2006/relationships/oleObject" Target="embeddings/oleObject92.bin"/><Relationship Id="rId752" Type="http://schemas.openxmlformats.org/officeDocument/2006/relationships/oleObject" Target="embeddings/oleObject65.bin"/><Relationship Id="rId18" Type="http://schemas.openxmlformats.org/officeDocument/2006/relationships/oleObject" Target="embeddings/oleObject304.bin"/><Relationship Id="rId751" Type="http://schemas.openxmlformats.org/officeDocument/2006/relationships/image" Target="media/image130.wmf"/><Relationship Id="rId750" Type="http://schemas.openxmlformats.org/officeDocument/2006/relationships/oleObject" Target="embeddings/oleObject72.bin"/><Relationship Id="rId84" Type="http://schemas.openxmlformats.org/officeDocument/2006/relationships/oleObject" Target="embeddings/oleObject288.bin"/><Relationship Id="rId83" Type="http://schemas.openxmlformats.org/officeDocument/2006/relationships/image" Target="media/image288.wmf"/><Relationship Id="rId86" Type="http://schemas.openxmlformats.org/officeDocument/2006/relationships/oleObject" Target="embeddings/oleObject287.bin"/><Relationship Id="rId85" Type="http://schemas.openxmlformats.org/officeDocument/2006/relationships/image" Target="media/image287.wmf"/><Relationship Id="rId88" Type="http://schemas.openxmlformats.org/officeDocument/2006/relationships/oleObject" Target="embeddings/oleObject286.bin"/><Relationship Id="rId87" Type="http://schemas.openxmlformats.org/officeDocument/2006/relationships/image" Target="media/image286.wmf"/><Relationship Id="rId89" Type="http://schemas.openxmlformats.org/officeDocument/2006/relationships/image" Target="media/image303.wmf"/><Relationship Id="rId709" Type="http://schemas.openxmlformats.org/officeDocument/2006/relationships/image" Target="media/image146.wmf"/><Relationship Id="rId708" Type="http://schemas.openxmlformats.org/officeDocument/2006/relationships/oleObject" Target="embeddings/oleObject142.bin"/><Relationship Id="rId707" Type="http://schemas.openxmlformats.org/officeDocument/2006/relationships/image" Target="media/image142.wmf"/><Relationship Id="rId706" Type="http://schemas.openxmlformats.org/officeDocument/2006/relationships/oleObject" Target="embeddings/oleObject147.bin"/><Relationship Id="rId80" Type="http://schemas.openxmlformats.org/officeDocument/2006/relationships/oleObject" Target="embeddings/oleObject290.bin"/><Relationship Id="rId82" Type="http://schemas.openxmlformats.org/officeDocument/2006/relationships/oleObject" Target="embeddings/oleObject289.bin"/><Relationship Id="rId81" Type="http://schemas.openxmlformats.org/officeDocument/2006/relationships/image" Target="media/image289.wmf"/><Relationship Id="rId701" Type="http://schemas.openxmlformats.org/officeDocument/2006/relationships/image" Target="media/image160.wmf"/><Relationship Id="rId700" Type="http://schemas.openxmlformats.org/officeDocument/2006/relationships/oleObject" Target="embeddings/oleObject167.bin"/><Relationship Id="rId705" Type="http://schemas.openxmlformats.org/officeDocument/2006/relationships/image" Target="media/image147.wmf"/><Relationship Id="rId704" Type="http://schemas.openxmlformats.org/officeDocument/2006/relationships/oleObject" Target="embeddings/oleObject163.bin"/><Relationship Id="rId703" Type="http://schemas.openxmlformats.org/officeDocument/2006/relationships/image" Target="media/image163.wmf"/><Relationship Id="rId702" Type="http://schemas.openxmlformats.org/officeDocument/2006/relationships/oleObject" Target="embeddings/oleObject160.bin"/><Relationship Id="rId73" Type="http://schemas.openxmlformats.org/officeDocument/2006/relationships/image" Target="media/image313.wmf"/><Relationship Id="rId72" Type="http://schemas.openxmlformats.org/officeDocument/2006/relationships/oleObject" Target="embeddings/oleObject314.bin"/><Relationship Id="rId75" Type="http://schemas.openxmlformats.org/officeDocument/2006/relationships/image" Target="media/image312.wmf"/><Relationship Id="rId74" Type="http://schemas.openxmlformats.org/officeDocument/2006/relationships/oleObject" Target="embeddings/oleObject313.bin"/><Relationship Id="rId77" Type="http://schemas.openxmlformats.org/officeDocument/2006/relationships/image" Target="media/image311.wmf"/><Relationship Id="rId76" Type="http://schemas.openxmlformats.org/officeDocument/2006/relationships/oleObject" Target="embeddings/oleObject312.bin"/><Relationship Id="rId79" Type="http://schemas.openxmlformats.org/officeDocument/2006/relationships/image" Target="media/image290.wmf"/><Relationship Id="rId78" Type="http://schemas.openxmlformats.org/officeDocument/2006/relationships/oleObject" Target="embeddings/oleObject311.bin"/><Relationship Id="rId71" Type="http://schemas.openxmlformats.org/officeDocument/2006/relationships/image" Target="media/image314.wmf"/><Relationship Id="rId70" Type="http://schemas.openxmlformats.org/officeDocument/2006/relationships/oleObject" Target="embeddings/oleObject315.bin"/><Relationship Id="rId62" Type="http://schemas.openxmlformats.org/officeDocument/2006/relationships/oleObject" Target="embeddings/oleObject309.bin"/><Relationship Id="rId61" Type="http://schemas.openxmlformats.org/officeDocument/2006/relationships/image" Target="media/image309.wmf"/><Relationship Id="rId64" Type="http://schemas.openxmlformats.org/officeDocument/2006/relationships/oleObject" Target="embeddings/oleObject308.bin"/><Relationship Id="rId63" Type="http://schemas.openxmlformats.org/officeDocument/2006/relationships/image" Target="media/image308.wmf"/><Relationship Id="rId66" Type="http://schemas.openxmlformats.org/officeDocument/2006/relationships/oleObject" Target="embeddings/oleObject307.bin"/><Relationship Id="rId65" Type="http://schemas.openxmlformats.org/officeDocument/2006/relationships/image" Target="media/image307.wmf"/><Relationship Id="rId68" Type="http://schemas.openxmlformats.org/officeDocument/2006/relationships/oleObject" Target="embeddings/oleObject316.bin"/><Relationship Id="rId67" Type="http://schemas.openxmlformats.org/officeDocument/2006/relationships/image" Target="media/image316.wmf"/><Relationship Id="rId729" Type="http://schemas.openxmlformats.org/officeDocument/2006/relationships/image" Target="media/image106.wmf"/><Relationship Id="rId728" Type="http://schemas.openxmlformats.org/officeDocument/2006/relationships/oleObject" Target="embeddings/oleObject102.bin"/><Relationship Id="rId60" Type="http://schemas.openxmlformats.org/officeDocument/2006/relationships/oleObject" Target="embeddings/oleObject310.bin"/><Relationship Id="rId723" Type="http://schemas.openxmlformats.org/officeDocument/2006/relationships/image" Target="media/image108.wmf"/><Relationship Id="rId722" Type="http://schemas.openxmlformats.org/officeDocument/2006/relationships/oleObject" Target="embeddings/oleObject122.bin"/><Relationship Id="rId721" Type="http://schemas.openxmlformats.org/officeDocument/2006/relationships/image" Target="media/image122.wmf"/><Relationship Id="rId720" Type="http://schemas.openxmlformats.org/officeDocument/2006/relationships/oleObject" Target="embeddings/oleObject129.bin"/><Relationship Id="rId727" Type="http://schemas.openxmlformats.org/officeDocument/2006/relationships/image" Target="media/image102.wmf"/><Relationship Id="rId726" Type="http://schemas.openxmlformats.org/officeDocument/2006/relationships/oleObject" Target="embeddings/oleObject110.bin"/><Relationship Id="rId725" Type="http://schemas.openxmlformats.org/officeDocument/2006/relationships/image" Target="media/image110.wmf"/><Relationship Id="rId724" Type="http://schemas.openxmlformats.org/officeDocument/2006/relationships/oleObject" Target="embeddings/oleObject108.bin"/><Relationship Id="rId69" Type="http://schemas.openxmlformats.org/officeDocument/2006/relationships/image" Target="media/image315.wmf"/><Relationship Id="rId51" Type="http://schemas.openxmlformats.org/officeDocument/2006/relationships/image" Target="media/image322.wmf"/><Relationship Id="rId50" Type="http://schemas.openxmlformats.org/officeDocument/2006/relationships/oleObject" Target="embeddings/oleObject323.bin"/><Relationship Id="rId53" Type="http://schemas.openxmlformats.org/officeDocument/2006/relationships/image" Target="media/image321.wmf"/><Relationship Id="rId52" Type="http://schemas.openxmlformats.org/officeDocument/2006/relationships/oleObject" Target="embeddings/oleObject322.bin"/><Relationship Id="rId55" Type="http://schemas.openxmlformats.org/officeDocument/2006/relationships/image" Target="media/image320.wmf"/><Relationship Id="rId54" Type="http://schemas.openxmlformats.org/officeDocument/2006/relationships/oleObject" Target="embeddings/oleObject321.bin"/><Relationship Id="rId57" Type="http://schemas.openxmlformats.org/officeDocument/2006/relationships/image" Target="media/image319.wmf"/><Relationship Id="rId56" Type="http://schemas.openxmlformats.org/officeDocument/2006/relationships/oleObject" Target="embeddings/oleObject320.bin"/><Relationship Id="rId719" Type="http://schemas.openxmlformats.org/officeDocument/2006/relationships/image" Target="media/image144.wmf"/><Relationship Id="rId718" Type="http://schemas.openxmlformats.org/officeDocument/2006/relationships/oleObject" Target="embeddings/oleObject135.bin"/><Relationship Id="rId717" Type="http://schemas.openxmlformats.org/officeDocument/2006/relationships/image" Target="media/image135.wmf"/><Relationship Id="rId712" Type="http://schemas.openxmlformats.org/officeDocument/2006/relationships/oleObject" Target="embeddings/oleObject137.bin"/><Relationship Id="rId711" Type="http://schemas.openxmlformats.org/officeDocument/2006/relationships/image" Target="media/image137.wmf"/><Relationship Id="rId710" Type="http://schemas.openxmlformats.org/officeDocument/2006/relationships/oleObject" Target="embeddings/oleObject146.bin"/><Relationship Id="rId716" Type="http://schemas.openxmlformats.org/officeDocument/2006/relationships/oleObject" Target="embeddings/oleObject132.bin"/><Relationship Id="rId715" Type="http://schemas.openxmlformats.org/officeDocument/2006/relationships/image" Target="media/image132.wmf"/><Relationship Id="rId714" Type="http://schemas.openxmlformats.org/officeDocument/2006/relationships/oleObject" Target="embeddings/oleObject140.bin"/><Relationship Id="rId713" Type="http://schemas.openxmlformats.org/officeDocument/2006/relationships/image" Target="media/image140.wmf"/><Relationship Id="rId59" Type="http://schemas.openxmlformats.org/officeDocument/2006/relationships/image" Target="media/image310.wmf"/><Relationship Id="rId58" Type="http://schemas.openxmlformats.org/officeDocument/2006/relationships/oleObject" Target="embeddings/oleObject319.bin"/><Relationship Id="rId590" Type="http://schemas.openxmlformats.org/officeDocument/2006/relationships/oleObject" Target="embeddings/oleObject24.bin"/><Relationship Id="rId107" Type="http://schemas.openxmlformats.org/officeDocument/2006/relationships/image" Target="media/image258.wmf"/><Relationship Id="rId349" Type="http://schemas.openxmlformats.org/officeDocument/2006/relationships/image" Target="media/image287.wmf"/><Relationship Id="rId106" Type="http://schemas.openxmlformats.org/officeDocument/2006/relationships/oleObject" Target="embeddings/oleObject259.bin"/><Relationship Id="rId348" Type="http://schemas.openxmlformats.org/officeDocument/2006/relationships/oleObject" Target="embeddings/oleObject358.bin"/><Relationship Id="rId105" Type="http://schemas.openxmlformats.org/officeDocument/2006/relationships/image" Target="media/image259.wmf"/><Relationship Id="rId347" Type="http://schemas.openxmlformats.org/officeDocument/2006/relationships/image" Target="media/image288.wmf"/><Relationship Id="rId589" Type="http://schemas.openxmlformats.org/officeDocument/2006/relationships/image" Target="media/image24.wmf"/><Relationship Id="rId104" Type="http://schemas.openxmlformats.org/officeDocument/2006/relationships/oleObject" Target="embeddings/oleObject260.bin"/><Relationship Id="rId346" Type="http://schemas.openxmlformats.org/officeDocument/2006/relationships/oleObject" Target="embeddings/oleObject361.bin"/><Relationship Id="rId588" Type="http://schemas.openxmlformats.org/officeDocument/2006/relationships/oleObject" Target="embeddings/oleObject23.bin"/><Relationship Id="rId109" Type="http://schemas.openxmlformats.org/officeDocument/2006/relationships/image" Target="media/image257.wmf"/><Relationship Id="rId108" Type="http://schemas.openxmlformats.org/officeDocument/2006/relationships/oleObject" Target="embeddings/oleObject258.bin"/><Relationship Id="rId341" Type="http://schemas.openxmlformats.org/officeDocument/2006/relationships/image" Target="media/image363.wmf"/><Relationship Id="rId583" Type="http://schemas.openxmlformats.org/officeDocument/2006/relationships/image" Target="media/image25.wmf"/><Relationship Id="rId340" Type="http://schemas.openxmlformats.org/officeDocument/2006/relationships/oleObject" Target="embeddings/oleObject366.bin"/><Relationship Id="rId582" Type="http://schemas.openxmlformats.org/officeDocument/2006/relationships/oleObject" Target="embeddings/oleObject27.bin"/><Relationship Id="rId581" Type="http://schemas.openxmlformats.org/officeDocument/2006/relationships/image" Target="media/image27.wmf"/><Relationship Id="rId580" Type="http://schemas.openxmlformats.org/officeDocument/2006/relationships/oleObject" Target="embeddings/oleObject29.bin"/><Relationship Id="rId103" Type="http://schemas.openxmlformats.org/officeDocument/2006/relationships/image" Target="media/image260.wmf"/><Relationship Id="rId345" Type="http://schemas.openxmlformats.org/officeDocument/2006/relationships/image" Target="media/image289.wmf"/><Relationship Id="rId587" Type="http://schemas.openxmlformats.org/officeDocument/2006/relationships/image" Target="media/image23.wmf"/><Relationship Id="rId102" Type="http://schemas.openxmlformats.org/officeDocument/2006/relationships/oleObject" Target="embeddings/oleObject261.bin"/><Relationship Id="rId344" Type="http://schemas.openxmlformats.org/officeDocument/2006/relationships/oleObject" Target="embeddings/oleObject360.bin"/><Relationship Id="rId586" Type="http://schemas.openxmlformats.org/officeDocument/2006/relationships/oleObject" Target="embeddings/oleObject26.bin"/><Relationship Id="rId101" Type="http://schemas.openxmlformats.org/officeDocument/2006/relationships/image" Target="media/image261.wmf"/><Relationship Id="rId343" Type="http://schemas.openxmlformats.org/officeDocument/2006/relationships/image" Target="media/image290.wmf"/><Relationship Id="rId585" Type="http://schemas.openxmlformats.org/officeDocument/2006/relationships/image" Target="media/image26.wmf"/><Relationship Id="rId100" Type="http://schemas.openxmlformats.org/officeDocument/2006/relationships/oleObject" Target="embeddings/oleObject262.bin"/><Relationship Id="rId342" Type="http://schemas.openxmlformats.org/officeDocument/2006/relationships/oleObject" Target="embeddings/oleObject363.bin"/><Relationship Id="rId584" Type="http://schemas.openxmlformats.org/officeDocument/2006/relationships/oleObject" Target="embeddings/oleObject25.bin"/><Relationship Id="rId338" Type="http://schemas.openxmlformats.org/officeDocument/2006/relationships/oleObject" Target="embeddings/oleObject364.bin"/><Relationship Id="rId337" Type="http://schemas.openxmlformats.org/officeDocument/2006/relationships/image" Target="media/image312.wmf"/><Relationship Id="rId579" Type="http://schemas.openxmlformats.org/officeDocument/2006/relationships/image" Target="media/image203.wmf"/><Relationship Id="rId336" Type="http://schemas.openxmlformats.org/officeDocument/2006/relationships/oleObject" Target="embeddings/oleObject370.bin"/><Relationship Id="rId578" Type="http://schemas.openxmlformats.org/officeDocument/2006/relationships/oleObject" Target="embeddings/oleObject28.bin"/><Relationship Id="rId335" Type="http://schemas.openxmlformats.org/officeDocument/2006/relationships/image" Target="media/image313.wmf"/><Relationship Id="rId577" Type="http://schemas.openxmlformats.org/officeDocument/2006/relationships/image" Target="media/image212.wmf"/><Relationship Id="rId339" Type="http://schemas.openxmlformats.org/officeDocument/2006/relationships/image" Target="media/image311.wmf"/><Relationship Id="rId330" Type="http://schemas.openxmlformats.org/officeDocument/2006/relationships/oleObject" Target="embeddings/oleObject372.bin"/><Relationship Id="rId572" Type="http://schemas.openxmlformats.org/officeDocument/2006/relationships/oleObject" Target="embeddings/oleObject371.bin"/><Relationship Id="rId571" Type="http://schemas.openxmlformats.org/officeDocument/2006/relationships/image" Target="media/image229.wmf"/><Relationship Id="rId570" Type="http://schemas.openxmlformats.org/officeDocument/2006/relationships/oleObject" Target="embeddings/oleObject369.bin"/><Relationship Id="rId334" Type="http://schemas.openxmlformats.org/officeDocument/2006/relationships/oleObject" Target="embeddings/oleObject368.bin"/><Relationship Id="rId576" Type="http://schemas.openxmlformats.org/officeDocument/2006/relationships/oleObject" Target="embeddings/oleObject367.bin"/><Relationship Id="rId333" Type="http://schemas.openxmlformats.org/officeDocument/2006/relationships/image" Target="media/image314.wmf"/><Relationship Id="rId575" Type="http://schemas.openxmlformats.org/officeDocument/2006/relationships/image" Target="media/image209.wmf"/><Relationship Id="rId332" Type="http://schemas.openxmlformats.org/officeDocument/2006/relationships/oleObject" Target="embeddings/oleObject374.bin"/><Relationship Id="rId574" Type="http://schemas.openxmlformats.org/officeDocument/2006/relationships/oleObject" Target="embeddings/oleObject365.bin"/><Relationship Id="rId331" Type="http://schemas.openxmlformats.org/officeDocument/2006/relationships/image" Target="media/image315.wmf"/><Relationship Id="rId573" Type="http://schemas.openxmlformats.org/officeDocument/2006/relationships/image" Target="media/image217.wmf"/><Relationship Id="rId370" Type="http://schemas.openxmlformats.org/officeDocument/2006/relationships/oleObject" Target="embeddings/oleObject349.bin"/><Relationship Id="rId129" Type="http://schemas.openxmlformats.org/officeDocument/2006/relationships/image" Target="media/image221.wmf"/><Relationship Id="rId128" Type="http://schemas.openxmlformats.org/officeDocument/2006/relationships/oleObject" Target="embeddings/oleObject222.bin"/><Relationship Id="rId127" Type="http://schemas.openxmlformats.org/officeDocument/2006/relationships/image" Target="media/image222.wmf"/><Relationship Id="rId369" Type="http://schemas.openxmlformats.org/officeDocument/2006/relationships/image" Target="media/image260.wmf"/><Relationship Id="rId126" Type="http://schemas.openxmlformats.org/officeDocument/2006/relationships/oleObject" Target="embeddings/oleObject223.bin"/><Relationship Id="rId368" Type="http://schemas.openxmlformats.org/officeDocument/2006/relationships/oleObject" Target="embeddings/oleObject348.bin"/><Relationship Id="rId121" Type="http://schemas.openxmlformats.org/officeDocument/2006/relationships/image" Target="media/image225.wmf"/><Relationship Id="rId363" Type="http://schemas.openxmlformats.org/officeDocument/2006/relationships/image" Target="media/image292.wmf"/><Relationship Id="rId120" Type="http://schemas.openxmlformats.org/officeDocument/2006/relationships/oleObject" Target="embeddings/oleObject226.bin"/><Relationship Id="rId362" Type="http://schemas.openxmlformats.org/officeDocument/2006/relationships/oleObject" Target="embeddings/oleObject352.bin"/><Relationship Id="rId361" Type="http://schemas.openxmlformats.org/officeDocument/2006/relationships/image" Target="media/image295.wmf"/><Relationship Id="rId360" Type="http://schemas.openxmlformats.org/officeDocument/2006/relationships/oleObject" Target="embeddings/oleObject353.bin"/><Relationship Id="rId125" Type="http://schemas.openxmlformats.org/officeDocument/2006/relationships/image" Target="media/image223.wmf"/><Relationship Id="rId367" Type="http://schemas.openxmlformats.org/officeDocument/2006/relationships/image" Target="media/image261.wmf"/><Relationship Id="rId124" Type="http://schemas.openxmlformats.org/officeDocument/2006/relationships/oleObject" Target="embeddings/oleObject224.bin"/><Relationship Id="rId366" Type="http://schemas.openxmlformats.org/officeDocument/2006/relationships/oleObject" Target="embeddings/oleObject351.bin"/><Relationship Id="rId123" Type="http://schemas.openxmlformats.org/officeDocument/2006/relationships/image" Target="media/image224.wmf"/><Relationship Id="rId365" Type="http://schemas.openxmlformats.org/officeDocument/2006/relationships/image" Target="media/image262.wmf"/><Relationship Id="rId122" Type="http://schemas.openxmlformats.org/officeDocument/2006/relationships/oleObject" Target="embeddings/oleObject225.bin"/><Relationship Id="rId364" Type="http://schemas.openxmlformats.org/officeDocument/2006/relationships/oleObject" Target="embeddings/oleObject350.bin"/><Relationship Id="rId95" Type="http://schemas.openxmlformats.org/officeDocument/2006/relationships/image" Target="media/image295.wmf"/><Relationship Id="rId94" Type="http://schemas.openxmlformats.org/officeDocument/2006/relationships/oleObject" Target="embeddings/oleObject298.bin"/><Relationship Id="rId97" Type="http://schemas.openxmlformats.org/officeDocument/2006/relationships/image" Target="media/image292.wmf"/><Relationship Id="rId96" Type="http://schemas.openxmlformats.org/officeDocument/2006/relationships/oleObject" Target="embeddings/oleObject295.bin"/><Relationship Id="rId99" Type="http://schemas.openxmlformats.org/officeDocument/2006/relationships/image" Target="media/image262.wmf"/><Relationship Id="rId98" Type="http://schemas.openxmlformats.org/officeDocument/2006/relationships/oleObject" Target="embeddings/oleObject292.bin"/><Relationship Id="rId91" Type="http://schemas.openxmlformats.org/officeDocument/2006/relationships/image" Target="media/image301.wmf"/><Relationship Id="rId90" Type="http://schemas.openxmlformats.org/officeDocument/2006/relationships/oleObject" Target="embeddings/oleObject303.bin"/><Relationship Id="rId93" Type="http://schemas.openxmlformats.org/officeDocument/2006/relationships/image" Target="media/image298.wmf"/><Relationship Id="rId92" Type="http://schemas.openxmlformats.org/officeDocument/2006/relationships/oleObject" Target="embeddings/oleObject301.bin"/><Relationship Id="rId118" Type="http://schemas.openxmlformats.org/officeDocument/2006/relationships/oleObject" Target="embeddings/oleObject265.bin"/><Relationship Id="rId117" Type="http://schemas.openxmlformats.org/officeDocument/2006/relationships/image" Target="media/image265.wmf"/><Relationship Id="rId359" Type="http://schemas.openxmlformats.org/officeDocument/2006/relationships/image" Target="media/image353.wmf"/><Relationship Id="rId116" Type="http://schemas.openxmlformats.org/officeDocument/2006/relationships/oleObject" Target="embeddings/oleObject267.bin"/><Relationship Id="rId358" Type="http://schemas.openxmlformats.org/officeDocument/2006/relationships/oleObject" Target="embeddings/oleObject355.bin"/><Relationship Id="rId115" Type="http://schemas.openxmlformats.org/officeDocument/2006/relationships/image" Target="media/image267.wmf"/><Relationship Id="rId357" Type="http://schemas.openxmlformats.org/officeDocument/2006/relationships/image" Target="media/image298.wmf"/><Relationship Id="rId599" Type="http://schemas.openxmlformats.org/officeDocument/2006/relationships/image" Target="media/image19.wmf"/><Relationship Id="rId119" Type="http://schemas.openxmlformats.org/officeDocument/2006/relationships/image" Target="media/image226.wmf"/><Relationship Id="rId110" Type="http://schemas.openxmlformats.org/officeDocument/2006/relationships/oleObject" Target="embeddings/oleObject257.bin"/><Relationship Id="rId352" Type="http://schemas.openxmlformats.org/officeDocument/2006/relationships/oleObject" Target="embeddings/oleObject356.bin"/><Relationship Id="rId594" Type="http://schemas.openxmlformats.org/officeDocument/2006/relationships/oleObject" Target="embeddings/oleObject22.bin"/><Relationship Id="rId351" Type="http://schemas.openxmlformats.org/officeDocument/2006/relationships/image" Target="media/image286.wmf"/><Relationship Id="rId593" Type="http://schemas.openxmlformats.org/officeDocument/2006/relationships/image" Target="media/image22.wmf"/><Relationship Id="rId350" Type="http://schemas.openxmlformats.org/officeDocument/2006/relationships/oleObject" Target="embeddings/oleObject359.bin"/><Relationship Id="rId592" Type="http://schemas.openxmlformats.org/officeDocument/2006/relationships/oleObject" Target="embeddings/oleObject21.bin"/><Relationship Id="rId591" Type="http://schemas.openxmlformats.org/officeDocument/2006/relationships/image" Target="media/image21.wmf"/><Relationship Id="rId114" Type="http://schemas.openxmlformats.org/officeDocument/2006/relationships/oleObject" Target="embeddings/oleObject270.bin"/><Relationship Id="rId356" Type="http://schemas.openxmlformats.org/officeDocument/2006/relationships/oleObject" Target="embeddings/oleObject354.bin"/><Relationship Id="rId598" Type="http://schemas.openxmlformats.org/officeDocument/2006/relationships/oleObject" Target="embeddings/oleObject18.bin"/><Relationship Id="rId113" Type="http://schemas.openxmlformats.org/officeDocument/2006/relationships/image" Target="media/image270.wmf"/><Relationship Id="rId355" Type="http://schemas.openxmlformats.org/officeDocument/2006/relationships/image" Target="media/image301.wmf"/><Relationship Id="rId597" Type="http://schemas.openxmlformats.org/officeDocument/2006/relationships/image" Target="media/image18.wmf"/><Relationship Id="rId112" Type="http://schemas.openxmlformats.org/officeDocument/2006/relationships/oleObject" Target="embeddings/oleObject273.bin"/><Relationship Id="rId354" Type="http://schemas.openxmlformats.org/officeDocument/2006/relationships/oleObject" Target="embeddings/oleObject357.bin"/><Relationship Id="rId596" Type="http://schemas.openxmlformats.org/officeDocument/2006/relationships/oleObject" Target="embeddings/oleObject20.bin"/><Relationship Id="rId111" Type="http://schemas.openxmlformats.org/officeDocument/2006/relationships/image" Target="media/image273.wmf"/><Relationship Id="rId353" Type="http://schemas.openxmlformats.org/officeDocument/2006/relationships/image" Target="media/image303.wmf"/><Relationship Id="rId595" Type="http://schemas.openxmlformats.org/officeDocument/2006/relationships/image" Target="media/image20.wmf"/><Relationship Id="rId305" Type="http://schemas.openxmlformats.org/officeDocument/2006/relationships/image" Target="media/image325.wmf"/><Relationship Id="rId547" Type="http://schemas.openxmlformats.org/officeDocument/2006/relationships/image" Target="media/image40.wmf"/><Relationship Id="rId304" Type="http://schemas.openxmlformats.org/officeDocument/2006/relationships/oleObject" Target="embeddings/oleObject51.bin"/><Relationship Id="rId546" Type="http://schemas.openxmlformats.org/officeDocument/2006/relationships/oleObject" Target="embeddings/oleObject46.bin"/><Relationship Id="rId303" Type="http://schemas.openxmlformats.org/officeDocument/2006/relationships/image" Target="media/image317.wmf"/><Relationship Id="rId545" Type="http://schemas.openxmlformats.org/officeDocument/2006/relationships/image" Target="media/image46.wmf"/><Relationship Id="rId302" Type="http://schemas.openxmlformats.org/officeDocument/2006/relationships/oleObject" Target="embeddings/oleObject55.bin"/><Relationship Id="rId544" Type="http://schemas.openxmlformats.org/officeDocument/2006/relationships/oleObject" Target="embeddings/oleObject44.bin"/><Relationship Id="rId309" Type="http://schemas.openxmlformats.org/officeDocument/2006/relationships/image" Target="media/image323.wmf"/><Relationship Id="rId308" Type="http://schemas.openxmlformats.org/officeDocument/2006/relationships/oleObject" Target="embeddings/oleObject43.bin"/><Relationship Id="rId307" Type="http://schemas.openxmlformats.org/officeDocument/2006/relationships/image" Target="media/image324.wmf"/><Relationship Id="rId549" Type="http://schemas.openxmlformats.org/officeDocument/2006/relationships/image" Target="media/image42.wmf"/><Relationship Id="rId306" Type="http://schemas.openxmlformats.org/officeDocument/2006/relationships/oleObject" Target="embeddings/oleObject48.bin"/><Relationship Id="rId548" Type="http://schemas.openxmlformats.org/officeDocument/2006/relationships/oleObject" Target="embeddings/oleObject40.bin"/><Relationship Id="rId781" Type="http://schemas.openxmlformats.org/officeDocument/2006/relationships/image" Target="media/image383.jpg"/><Relationship Id="rId780" Type="http://schemas.openxmlformats.org/officeDocument/2006/relationships/image" Target="media/image389.png"/><Relationship Id="rId301" Type="http://schemas.openxmlformats.org/officeDocument/2006/relationships/image" Target="media/image329.wmf"/><Relationship Id="rId543" Type="http://schemas.openxmlformats.org/officeDocument/2006/relationships/image" Target="media/image44.wmf"/><Relationship Id="rId300" Type="http://schemas.openxmlformats.org/officeDocument/2006/relationships/oleObject" Target="embeddings/oleObject52.bin"/><Relationship Id="rId542" Type="http://schemas.openxmlformats.org/officeDocument/2006/relationships/oleObject" Target="embeddings/oleObject49.bin"/><Relationship Id="rId541" Type="http://schemas.openxmlformats.org/officeDocument/2006/relationships/image" Target="media/image61.wmf"/><Relationship Id="rId783" Type="http://schemas.openxmlformats.org/officeDocument/2006/relationships/footer" Target="footer1.xml"/><Relationship Id="rId540" Type="http://schemas.openxmlformats.org/officeDocument/2006/relationships/oleObject" Target="embeddings/oleObject47.bin"/><Relationship Id="rId782" Type="http://schemas.openxmlformats.org/officeDocument/2006/relationships/image" Target="media/image395.png"/><Relationship Id="rId778" Type="http://schemas.openxmlformats.org/officeDocument/2006/relationships/image" Target="media/image391.png"/><Relationship Id="rId536" Type="http://schemas.openxmlformats.org/officeDocument/2006/relationships/oleObject" Target="embeddings/oleObject56.bin"/><Relationship Id="rId777" Type="http://schemas.openxmlformats.org/officeDocument/2006/relationships/image" Target="media/image390.png"/><Relationship Id="rId535" Type="http://schemas.openxmlformats.org/officeDocument/2006/relationships/image" Target="media/image61.wmf"/><Relationship Id="rId776" Type="http://schemas.openxmlformats.org/officeDocument/2006/relationships/image" Target="media/image388.png"/><Relationship Id="rId534" Type="http://schemas.openxmlformats.org/officeDocument/2006/relationships/oleObject" Target="embeddings/oleObject53.bin"/><Relationship Id="rId775" Type="http://schemas.openxmlformats.org/officeDocument/2006/relationships/image" Target="media/image385.png"/><Relationship Id="rId533" Type="http://schemas.openxmlformats.org/officeDocument/2006/relationships/image" Target="media/image53.wmf"/><Relationship Id="rId539" Type="http://schemas.openxmlformats.org/officeDocument/2006/relationships/image" Target="media/image47.wmf"/><Relationship Id="rId538" Type="http://schemas.openxmlformats.org/officeDocument/2006/relationships/oleObject" Target="embeddings/oleObject50.bin"/><Relationship Id="rId537" Type="http://schemas.openxmlformats.org/officeDocument/2006/relationships/image" Target="media/image50.wmf"/><Relationship Id="rId779" Type="http://schemas.openxmlformats.org/officeDocument/2006/relationships/image" Target="media/image393.png"/><Relationship Id="rId770" Type="http://schemas.openxmlformats.org/officeDocument/2006/relationships/image" Target="media/image386.png"/><Relationship Id="rId774" Type="http://schemas.openxmlformats.org/officeDocument/2006/relationships/image" Target="media/image392.png"/><Relationship Id="rId532" Type="http://schemas.openxmlformats.org/officeDocument/2006/relationships/oleObject" Target="embeddings/oleObject61.bin"/><Relationship Id="rId773" Type="http://schemas.openxmlformats.org/officeDocument/2006/relationships/image" Target="media/image394.jpg"/><Relationship Id="rId531" Type="http://schemas.openxmlformats.org/officeDocument/2006/relationships/image" Target="media/image61.wmf"/><Relationship Id="rId772" Type="http://schemas.openxmlformats.org/officeDocument/2006/relationships/image" Target="media/image387.png"/><Relationship Id="rId530" Type="http://schemas.openxmlformats.org/officeDocument/2006/relationships/oleObject" Target="embeddings/oleObject58.bin"/><Relationship Id="rId771" Type="http://schemas.openxmlformats.org/officeDocument/2006/relationships/image" Target="media/image384.jpg"/><Relationship Id="rId327" Type="http://schemas.openxmlformats.org/officeDocument/2006/relationships/image" Target="media/image307.wmf"/><Relationship Id="rId569" Type="http://schemas.openxmlformats.org/officeDocument/2006/relationships/image" Target="media/image227.wmf"/><Relationship Id="rId326" Type="http://schemas.openxmlformats.org/officeDocument/2006/relationships/oleObject" Target="embeddings/oleObject376.bin"/><Relationship Id="rId568" Type="http://schemas.openxmlformats.org/officeDocument/2006/relationships/oleObject" Target="embeddings/oleObject375.bin"/><Relationship Id="rId325" Type="http://schemas.openxmlformats.org/officeDocument/2006/relationships/image" Target="media/image376.wmf"/><Relationship Id="rId567" Type="http://schemas.openxmlformats.org/officeDocument/2006/relationships/image" Target="media/image234.wmf"/><Relationship Id="rId324" Type="http://schemas.openxmlformats.org/officeDocument/2006/relationships/oleObject" Target="embeddings/oleObject381.bin"/><Relationship Id="rId566" Type="http://schemas.openxmlformats.org/officeDocument/2006/relationships/oleObject" Target="embeddings/oleObject373.bin"/><Relationship Id="rId329" Type="http://schemas.openxmlformats.org/officeDocument/2006/relationships/image" Target="media/image316.wmf"/><Relationship Id="rId328" Type="http://schemas.openxmlformats.org/officeDocument/2006/relationships/oleObject" Target="embeddings/oleObject378.bin"/><Relationship Id="rId561" Type="http://schemas.openxmlformats.org/officeDocument/2006/relationships/image" Target="media/image238.wmf"/><Relationship Id="rId560" Type="http://schemas.openxmlformats.org/officeDocument/2006/relationships/oleObject" Target="embeddings/oleObject382.bin"/><Relationship Id="rId323" Type="http://schemas.openxmlformats.org/officeDocument/2006/relationships/image" Target="media/image308.wmf"/><Relationship Id="rId565" Type="http://schemas.openxmlformats.org/officeDocument/2006/relationships/image" Target="media/image231.wmf"/><Relationship Id="rId322" Type="http://schemas.openxmlformats.org/officeDocument/2006/relationships/oleObject" Target="embeddings/oleObject34.bin"/><Relationship Id="rId564" Type="http://schemas.openxmlformats.org/officeDocument/2006/relationships/oleObject" Target="embeddings/oleObject379.bin"/><Relationship Id="rId321" Type="http://schemas.openxmlformats.org/officeDocument/2006/relationships/image" Target="media/image309.wmf"/><Relationship Id="rId563" Type="http://schemas.openxmlformats.org/officeDocument/2006/relationships/image" Target="media/image241.wmf"/><Relationship Id="rId320" Type="http://schemas.openxmlformats.org/officeDocument/2006/relationships/oleObject" Target="embeddings/oleObject32.bin"/><Relationship Id="rId562" Type="http://schemas.openxmlformats.org/officeDocument/2006/relationships/oleObject" Target="embeddings/oleObject377.bin"/><Relationship Id="rId316" Type="http://schemas.openxmlformats.org/officeDocument/2006/relationships/oleObject" Target="embeddings/oleObject35.bin"/><Relationship Id="rId558" Type="http://schemas.openxmlformats.org/officeDocument/2006/relationships/oleObject" Target="embeddings/oleObject380.bin"/><Relationship Id="rId315" Type="http://schemas.openxmlformats.org/officeDocument/2006/relationships/image" Target="media/image320.wmf"/><Relationship Id="rId557" Type="http://schemas.openxmlformats.org/officeDocument/2006/relationships/image" Target="media/image380.wmf"/><Relationship Id="rId314" Type="http://schemas.openxmlformats.org/officeDocument/2006/relationships/oleObject" Target="embeddings/oleObject41.bin"/><Relationship Id="rId556" Type="http://schemas.openxmlformats.org/officeDocument/2006/relationships/oleObject" Target="embeddings/oleObject33.bin"/><Relationship Id="rId313" Type="http://schemas.openxmlformats.org/officeDocument/2006/relationships/image" Target="media/image321.wmf"/><Relationship Id="rId555" Type="http://schemas.openxmlformats.org/officeDocument/2006/relationships/image" Target="media/image33.wmf"/><Relationship Id="rId319" Type="http://schemas.openxmlformats.org/officeDocument/2006/relationships/image" Target="media/image310.wmf"/><Relationship Id="rId318" Type="http://schemas.openxmlformats.org/officeDocument/2006/relationships/oleObject" Target="embeddings/oleObject37.bin"/><Relationship Id="rId317" Type="http://schemas.openxmlformats.org/officeDocument/2006/relationships/image" Target="media/image319.wmf"/><Relationship Id="rId559" Type="http://schemas.openxmlformats.org/officeDocument/2006/relationships/image" Target="media/image246.wmf"/><Relationship Id="rId550" Type="http://schemas.openxmlformats.org/officeDocument/2006/relationships/oleObject" Target="embeddings/oleObject42.bin"/><Relationship Id="rId312" Type="http://schemas.openxmlformats.org/officeDocument/2006/relationships/oleObject" Target="embeddings/oleObject39.bin"/><Relationship Id="rId554" Type="http://schemas.openxmlformats.org/officeDocument/2006/relationships/oleObject" Target="embeddings/oleObject38.bin"/><Relationship Id="rId311" Type="http://schemas.openxmlformats.org/officeDocument/2006/relationships/image" Target="media/image322.wmf"/><Relationship Id="rId553" Type="http://schemas.openxmlformats.org/officeDocument/2006/relationships/image" Target="media/image38.wmf"/><Relationship Id="rId310" Type="http://schemas.openxmlformats.org/officeDocument/2006/relationships/oleObject" Target="embeddings/oleObject45.bin"/><Relationship Id="rId552" Type="http://schemas.openxmlformats.org/officeDocument/2006/relationships/oleObject" Target="embeddings/oleObject36.bin"/><Relationship Id="rId551" Type="http://schemas.openxmlformats.org/officeDocument/2006/relationships/image" Target="media/image36.wmf"/><Relationship Id="rId297" Type="http://schemas.openxmlformats.org/officeDocument/2006/relationships/image" Target="media/image318.wmf"/><Relationship Id="rId296" Type="http://schemas.openxmlformats.org/officeDocument/2006/relationships/oleObject" Target="embeddings/oleObject57.bin"/><Relationship Id="rId295" Type="http://schemas.openxmlformats.org/officeDocument/2006/relationships/image" Target="media/image328.wmf"/><Relationship Id="rId294" Type="http://schemas.openxmlformats.org/officeDocument/2006/relationships/oleObject" Target="embeddings/oleObject66.bin"/><Relationship Id="rId299" Type="http://schemas.openxmlformats.org/officeDocument/2006/relationships/image" Target="media/image52.wmf"/><Relationship Id="rId298" Type="http://schemas.openxmlformats.org/officeDocument/2006/relationships/oleObject" Target="embeddings/oleObject60.bin"/><Relationship Id="rId271" Type="http://schemas.openxmlformats.org/officeDocument/2006/relationships/image" Target="media/image304.wmf"/><Relationship Id="rId270" Type="http://schemas.openxmlformats.org/officeDocument/2006/relationships/oleObject" Target="embeddings/oleObject94.bin"/><Relationship Id="rId269" Type="http://schemas.openxmlformats.org/officeDocument/2006/relationships/image" Target="media/image305.wmf"/><Relationship Id="rId264" Type="http://schemas.openxmlformats.org/officeDocument/2006/relationships/oleObject" Target="embeddings/oleObject119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23.bin"/><Relationship Id="rId261" Type="http://schemas.openxmlformats.org/officeDocument/2006/relationships/image" Target="media/image336.wmf"/><Relationship Id="rId268" Type="http://schemas.openxmlformats.org/officeDocument/2006/relationships/oleObject" Target="embeddings/oleObject104.bin"/><Relationship Id="rId267" Type="http://schemas.openxmlformats.org/officeDocument/2006/relationships/image" Target="media/image338.wmf"/><Relationship Id="rId266" Type="http://schemas.openxmlformats.org/officeDocument/2006/relationships/oleObject" Target="embeddings/oleObject100.bin"/><Relationship Id="rId265" Type="http://schemas.openxmlformats.org/officeDocument/2006/relationships/image" Target="media/image339.wmf"/><Relationship Id="rId260" Type="http://schemas.openxmlformats.org/officeDocument/2006/relationships/oleObject" Target="embeddings/oleObject120.bin"/><Relationship Id="rId259" Type="http://schemas.openxmlformats.org/officeDocument/2006/relationships/image" Target="media/image337.wmf"/><Relationship Id="rId258" Type="http://schemas.openxmlformats.org/officeDocument/2006/relationships/oleObject" Target="embeddings/oleObject127.bin"/><Relationship Id="rId253" Type="http://schemas.openxmlformats.org/officeDocument/2006/relationships/image" Target="media/image340.wmf"/><Relationship Id="rId495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494" Type="http://schemas.openxmlformats.org/officeDocument/2006/relationships/oleObject" Target="embeddings/oleObject121.bin"/><Relationship Id="rId251" Type="http://schemas.openxmlformats.org/officeDocument/2006/relationships/image" Target="media/image130.wmf"/><Relationship Id="rId493" Type="http://schemas.openxmlformats.org/officeDocument/2006/relationships/image" Target="media/image121.wmf"/><Relationship Id="rId250" Type="http://schemas.openxmlformats.org/officeDocument/2006/relationships/oleObject" Target="embeddings/oleObject138.bin"/><Relationship Id="rId492" Type="http://schemas.openxmlformats.org/officeDocument/2006/relationships/oleObject" Target="embeddings/oleObject128.bin"/><Relationship Id="rId257" Type="http://schemas.openxmlformats.org/officeDocument/2006/relationships/image" Target="media/image341.wmf"/><Relationship Id="rId499" Type="http://schemas.openxmlformats.org/officeDocument/2006/relationships/image" Target="media/image101.wmf"/><Relationship Id="rId256" Type="http://schemas.openxmlformats.org/officeDocument/2006/relationships/oleObject" Target="embeddings/oleObject125.bin"/><Relationship Id="rId498" Type="http://schemas.openxmlformats.org/officeDocument/2006/relationships/oleObject" Target="embeddings/oleObject109.bin"/><Relationship Id="rId255" Type="http://schemas.openxmlformats.org/officeDocument/2006/relationships/image" Target="media/image342.wmf"/><Relationship Id="rId497" Type="http://schemas.openxmlformats.org/officeDocument/2006/relationships/image" Target="media/image103.wmf"/><Relationship Id="rId254" Type="http://schemas.openxmlformats.org/officeDocument/2006/relationships/oleObject" Target="embeddings/oleObject133.bin"/><Relationship Id="rId496" Type="http://schemas.openxmlformats.org/officeDocument/2006/relationships/oleObject" Target="embeddings/oleObject124.bin"/><Relationship Id="rId293" Type="http://schemas.openxmlformats.org/officeDocument/2006/relationships/image" Target="media/image329.wmf"/><Relationship Id="rId292" Type="http://schemas.openxmlformats.org/officeDocument/2006/relationships/oleObject" Target="embeddings/oleObject63.bin"/><Relationship Id="rId291" Type="http://schemas.openxmlformats.org/officeDocument/2006/relationships/image" Target="media/image330.wmf"/><Relationship Id="rId290" Type="http://schemas.openxmlformats.org/officeDocument/2006/relationships/oleObject" Target="embeddings/oleObject70.bin"/><Relationship Id="rId286" Type="http://schemas.openxmlformats.org/officeDocument/2006/relationships/oleObject" Target="embeddings/oleObject75.bin"/><Relationship Id="rId285" Type="http://schemas.openxmlformats.org/officeDocument/2006/relationships/image" Target="media/image333.wmf"/><Relationship Id="rId284" Type="http://schemas.openxmlformats.org/officeDocument/2006/relationships/oleObject" Target="embeddings/oleObject81.bin"/><Relationship Id="rId283" Type="http://schemas.openxmlformats.org/officeDocument/2006/relationships/image" Target="media/image334.wmf"/><Relationship Id="rId289" Type="http://schemas.openxmlformats.org/officeDocument/2006/relationships/image" Target="media/image331.wmf"/><Relationship Id="rId288" Type="http://schemas.openxmlformats.org/officeDocument/2006/relationships/oleObject" Target="embeddings/oleObject68.bin"/><Relationship Id="rId287" Type="http://schemas.openxmlformats.org/officeDocument/2006/relationships/image" Target="media/image332.wmf"/><Relationship Id="rId282" Type="http://schemas.openxmlformats.org/officeDocument/2006/relationships/oleObject" Target="embeddings/oleObject79.bin"/><Relationship Id="rId281" Type="http://schemas.openxmlformats.org/officeDocument/2006/relationships/image" Target="media/image79.wmf"/><Relationship Id="rId280" Type="http://schemas.openxmlformats.org/officeDocument/2006/relationships/oleObject" Target="embeddings/oleObject85.bin"/><Relationship Id="rId275" Type="http://schemas.openxmlformats.org/officeDocument/2006/relationships/image" Target="media/image327.wmf"/><Relationship Id="rId274" Type="http://schemas.openxmlformats.org/officeDocument/2006/relationships/oleObject" Target="embeddings/oleObject88.bin"/><Relationship Id="rId273" Type="http://schemas.openxmlformats.org/officeDocument/2006/relationships/image" Target="media/image306.wmf"/><Relationship Id="rId272" Type="http://schemas.openxmlformats.org/officeDocument/2006/relationships/oleObject" Target="embeddings/oleObject97.bin"/><Relationship Id="rId279" Type="http://schemas.openxmlformats.org/officeDocument/2006/relationships/image" Target="media/image335.wmf"/><Relationship Id="rId278" Type="http://schemas.openxmlformats.org/officeDocument/2006/relationships/oleObject" Target="embeddings/oleObject82.bin"/><Relationship Id="rId277" Type="http://schemas.openxmlformats.org/officeDocument/2006/relationships/image" Target="media/image326.wmf"/><Relationship Id="rId276" Type="http://schemas.openxmlformats.org/officeDocument/2006/relationships/oleObject" Target="embeddings/oleObject91.bin"/><Relationship Id="rId629" Type="http://schemas.openxmlformats.org/officeDocument/2006/relationships/image" Target="media/image294.wmf"/><Relationship Id="rId624" Type="http://schemas.openxmlformats.org/officeDocument/2006/relationships/oleObject" Target="embeddings/oleObject4.bin"/><Relationship Id="rId623" Type="http://schemas.openxmlformats.org/officeDocument/2006/relationships/image" Target="media/image4.wmf"/><Relationship Id="rId622" Type="http://schemas.openxmlformats.org/officeDocument/2006/relationships/oleObject" Target="embeddings/oleObject2.bin"/><Relationship Id="rId621" Type="http://schemas.openxmlformats.org/officeDocument/2006/relationships/image" Target="media/image191.wmf"/><Relationship Id="rId628" Type="http://schemas.openxmlformats.org/officeDocument/2006/relationships/oleObject" Target="embeddings/oleObject302.bin"/><Relationship Id="rId627" Type="http://schemas.openxmlformats.org/officeDocument/2006/relationships/image" Target="media/image302.wmf"/><Relationship Id="rId626" Type="http://schemas.openxmlformats.org/officeDocument/2006/relationships/oleObject" Target="embeddings/oleObject300.bin"/><Relationship Id="rId625" Type="http://schemas.openxmlformats.org/officeDocument/2006/relationships/image" Target="media/image300.wmf"/><Relationship Id="rId620" Type="http://schemas.openxmlformats.org/officeDocument/2006/relationships/oleObject" Target="embeddings/oleObject7.bin"/><Relationship Id="rId619" Type="http://schemas.openxmlformats.org/officeDocument/2006/relationships/image" Target="media/image200.wmf"/><Relationship Id="rId618" Type="http://schemas.openxmlformats.org/officeDocument/2006/relationships/oleObject" Target="embeddings/oleObject10.bin"/><Relationship Id="rId613" Type="http://schemas.openxmlformats.org/officeDocument/2006/relationships/image" Target="media/image11.wmf"/><Relationship Id="rId612" Type="http://schemas.openxmlformats.org/officeDocument/2006/relationships/oleObject" Target="embeddings/oleObject13.bin"/><Relationship Id="rId611" Type="http://schemas.openxmlformats.org/officeDocument/2006/relationships/image" Target="media/image13.wmf"/><Relationship Id="rId610" Type="http://schemas.openxmlformats.org/officeDocument/2006/relationships/oleObject" Target="embeddings/oleObject12.bin"/><Relationship Id="rId617" Type="http://schemas.openxmlformats.org/officeDocument/2006/relationships/image" Target="media/image206.wmf"/><Relationship Id="rId616" Type="http://schemas.openxmlformats.org/officeDocument/2006/relationships/oleObject" Target="embeddings/oleObject8.bin"/><Relationship Id="rId615" Type="http://schemas.openxmlformats.org/officeDocument/2006/relationships/image" Target="media/image8.wmf"/><Relationship Id="rId614" Type="http://schemas.openxmlformats.org/officeDocument/2006/relationships/oleObject" Target="embeddings/oleObject11.bin"/><Relationship Id="rId409" Type="http://schemas.openxmlformats.org/officeDocument/2006/relationships/image" Target="media/image188.wmf"/><Relationship Id="rId404" Type="http://schemas.openxmlformats.org/officeDocument/2006/relationships/oleObject" Target="embeddings/oleObject278.bin"/><Relationship Id="rId646" Type="http://schemas.openxmlformats.org/officeDocument/2006/relationships/oleObject" Target="embeddings/oleObject277.bin"/><Relationship Id="rId403" Type="http://schemas.openxmlformats.org/officeDocument/2006/relationships/image" Target="media/image237.wmf"/><Relationship Id="rId645" Type="http://schemas.openxmlformats.org/officeDocument/2006/relationships/image" Target="media/image277.wmf"/><Relationship Id="rId402" Type="http://schemas.openxmlformats.org/officeDocument/2006/relationships/oleObject" Target="embeddings/oleObject283.bin"/><Relationship Id="rId644" Type="http://schemas.openxmlformats.org/officeDocument/2006/relationships/oleObject" Target="embeddings/oleObject275.bin"/><Relationship Id="rId401" Type="http://schemas.openxmlformats.org/officeDocument/2006/relationships/image" Target="media/image283.wmf"/><Relationship Id="rId643" Type="http://schemas.openxmlformats.org/officeDocument/2006/relationships/image" Target="media/image275.wmf"/><Relationship Id="rId408" Type="http://schemas.openxmlformats.org/officeDocument/2006/relationships/oleObject" Target="embeddings/oleObject276.bin"/><Relationship Id="rId407" Type="http://schemas.openxmlformats.org/officeDocument/2006/relationships/image" Target="media/image189.wmf"/><Relationship Id="rId649" Type="http://schemas.openxmlformats.org/officeDocument/2006/relationships/image" Target="media/image190.wmf"/><Relationship Id="rId406" Type="http://schemas.openxmlformats.org/officeDocument/2006/relationships/oleObject" Target="embeddings/oleObject274.bin"/><Relationship Id="rId648" Type="http://schemas.openxmlformats.org/officeDocument/2006/relationships/oleObject" Target="embeddings/oleObject269.bin"/><Relationship Id="rId405" Type="http://schemas.openxmlformats.org/officeDocument/2006/relationships/image" Target="media/image230.wmf"/><Relationship Id="rId647" Type="http://schemas.openxmlformats.org/officeDocument/2006/relationships/image" Target="media/image195.wmf"/><Relationship Id="rId400" Type="http://schemas.openxmlformats.org/officeDocument/2006/relationships/oleObject" Target="embeddings/oleObject281.bin"/><Relationship Id="rId642" Type="http://schemas.openxmlformats.org/officeDocument/2006/relationships/oleObject" Target="embeddings/oleObject280.bin"/><Relationship Id="rId641" Type="http://schemas.openxmlformats.org/officeDocument/2006/relationships/image" Target="media/image280.wmf"/><Relationship Id="rId640" Type="http://schemas.openxmlformats.org/officeDocument/2006/relationships/oleObject" Target="embeddings/oleObject279.bin"/><Relationship Id="rId635" Type="http://schemas.openxmlformats.org/officeDocument/2006/relationships/image" Target="media/image282.wmf"/><Relationship Id="rId634" Type="http://schemas.openxmlformats.org/officeDocument/2006/relationships/oleObject" Target="embeddings/oleObject285.bin"/><Relationship Id="rId633" Type="http://schemas.openxmlformats.org/officeDocument/2006/relationships/image" Target="media/image285.wmf"/><Relationship Id="rId632" Type="http://schemas.openxmlformats.org/officeDocument/2006/relationships/oleObject" Target="embeddings/oleObject297.bin"/><Relationship Id="rId639" Type="http://schemas.openxmlformats.org/officeDocument/2006/relationships/image" Target="media/image279.wmf"/><Relationship Id="rId638" Type="http://schemas.openxmlformats.org/officeDocument/2006/relationships/oleObject" Target="embeddings/oleObject284.bin"/><Relationship Id="rId637" Type="http://schemas.openxmlformats.org/officeDocument/2006/relationships/image" Target="media/image284.wmf"/><Relationship Id="rId636" Type="http://schemas.openxmlformats.org/officeDocument/2006/relationships/oleObject" Target="embeddings/oleObject282.bin"/><Relationship Id="rId631" Type="http://schemas.openxmlformats.org/officeDocument/2006/relationships/image" Target="media/image297.wmf"/><Relationship Id="rId630" Type="http://schemas.openxmlformats.org/officeDocument/2006/relationships/oleObject" Target="embeddings/oleObject294.bin"/><Relationship Id="rId609" Type="http://schemas.openxmlformats.org/officeDocument/2006/relationships/image" Target="media/image12.wmf"/><Relationship Id="rId608" Type="http://schemas.openxmlformats.org/officeDocument/2006/relationships/oleObject" Target="embeddings/oleObject15.bin"/><Relationship Id="rId607" Type="http://schemas.openxmlformats.org/officeDocument/2006/relationships/image" Target="media/image15.wmf"/><Relationship Id="rId602" Type="http://schemas.openxmlformats.org/officeDocument/2006/relationships/oleObject" Target="embeddings/oleObject16.bin"/><Relationship Id="rId601" Type="http://schemas.openxmlformats.org/officeDocument/2006/relationships/image" Target="media/image16.wmf"/><Relationship Id="rId600" Type="http://schemas.openxmlformats.org/officeDocument/2006/relationships/oleObject" Target="embeddings/oleObject19.bin"/><Relationship Id="rId606" Type="http://schemas.openxmlformats.org/officeDocument/2006/relationships/oleObject" Target="embeddings/oleObject14.bin"/><Relationship Id="rId605" Type="http://schemas.openxmlformats.org/officeDocument/2006/relationships/image" Target="media/image14.wmf"/><Relationship Id="rId604" Type="http://schemas.openxmlformats.org/officeDocument/2006/relationships/oleObject" Target="embeddings/oleObject17.bin"/><Relationship Id="rId603" Type="http://schemas.openxmlformats.org/officeDocument/2006/relationships/image" Target="media/image17.wmf"/><Relationship Id="rId228" Type="http://schemas.openxmlformats.org/officeDocument/2006/relationships/oleObject" Target="embeddings/oleObject191.bin"/><Relationship Id="rId227" Type="http://schemas.openxmlformats.org/officeDocument/2006/relationships/image" Target="media/image191.wmf"/><Relationship Id="rId469" Type="http://schemas.openxmlformats.org/officeDocument/2006/relationships/image" Target="media/image166.wmf"/><Relationship Id="rId226" Type="http://schemas.openxmlformats.org/officeDocument/2006/relationships/oleObject" Target="embeddings/oleObject200.bin"/><Relationship Id="rId468" Type="http://schemas.openxmlformats.org/officeDocument/2006/relationships/oleObject" Target="embeddings/oleObject165.bin"/><Relationship Id="rId225" Type="http://schemas.openxmlformats.org/officeDocument/2006/relationships/image" Target="media/image200.wmf"/><Relationship Id="rId467" Type="http://schemas.openxmlformats.org/officeDocument/2006/relationships/image" Target="media/image165.wmf"/><Relationship Id="rId229" Type="http://schemas.openxmlformats.org/officeDocument/2006/relationships/image" Target="media/image195.wmf"/><Relationship Id="rId220" Type="http://schemas.openxmlformats.org/officeDocument/2006/relationships/oleObject" Target="embeddings/oleObject212.bin"/><Relationship Id="rId462" Type="http://schemas.openxmlformats.org/officeDocument/2006/relationships/oleObject" Target="embeddings/oleObject178.bin"/><Relationship Id="rId461" Type="http://schemas.openxmlformats.org/officeDocument/2006/relationships/image" Target="media/image148.wmf"/><Relationship Id="rId460" Type="http://schemas.openxmlformats.org/officeDocument/2006/relationships/oleObject" Target="embeddings/oleObject175.bin"/><Relationship Id="rId224" Type="http://schemas.openxmlformats.org/officeDocument/2006/relationships/oleObject" Target="embeddings/oleObject206.bin"/><Relationship Id="rId466" Type="http://schemas.openxmlformats.org/officeDocument/2006/relationships/oleObject" Target="embeddings/oleObject172.bin"/><Relationship Id="rId223" Type="http://schemas.openxmlformats.org/officeDocument/2006/relationships/image" Target="media/image206.wmf"/><Relationship Id="rId465" Type="http://schemas.openxmlformats.org/officeDocument/2006/relationships/image" Target="media/image107.wmf"/><Relationship Id="rId222" Type="http://schemas.openxmlformats.org/officeDocument/2006/relationships/oleObject" Target="embeddings/oleObject203.bin"/><Relationship Id="rId464" Type="http://schemas.openxmlformats.org/officeDocument/2006/relationships/oleObject" Target="embeddings/oleObject169.bin"/><Relationship Id="rId221" Type="http://schemas.openxmlformats.org/officeDocument/2006/relationships/image" Target="media/image203.wmf"/><Relationship Id="rId463" Type="http://schemas.openxmlformats.org/officeDocument/2006/relationships/image" Target="media/image157.wmf"/><Relationship Id="rId217" Type="http://schemas.openxmlformats.org/officeDocument/2006/relationships/image" Target="media/image209.wmf"/><Relationship Id="rId459" Type="http://schemas.openxmlformats.org/officeDocument/2006/relationships/image" Target="media/image149.wmf"/><Relationship Id="rId216" Type="http://schemas.openxmlformats.org/officeDocument/2006/relationships/oleObject" Target="embeddings/oleObject217.bin"/><Relationship Id="rId458" Type="http://schemas.openxmlformats.org/officeDocument/2006/relationships/oleObject" Target="embeddings/oleObject180.bin"/><Relationship Id="rId215" Type="http://schemas.openxmlformats.org/officeDocument/2006/relationships/image" Target="media/image217.wmf"/><Relationship Id="rId457" Type="http://schemas.openxmlformats.org/officeDocument/2006/relationships/image" Target="media/image150.wmf"/><Relationship Id="rId699" Type="http://schemas.openxmlformats.org/officeDocument/2006/relationships/image" Target="media/image167.wmf"/><Relationship Id="rId214" Type="http://schemas.openxmlformats.org/officeDocument/2006/relationships/oleObject" Target="embeddings/oleObject229.bin"/><Relationship Id="rId456" Type="http://schemas.openxmlformats.org/officeDocument/2006/relationships/oleObject" Target="embeddings/oleObject196.bin"/><Relationship Id="rId698" Type="http://schemas.openxmlformats.org/officeDocument/2006/relationships/oleObject" Target="embeddings/oleObject173.bin"/><Relationship Id="rId219" Type="http://schemas.openxmlformats.org/officeDocument/2006/relationships/image" Target="media/image212.wmf"/><Relationship Id="rId218" Type="http://schemas.openxmlformats.org/officeDocument/2006/relationships/oleObject" Target="embeddings/oleObject209.bin"/><Relationship Id="rId451" Type="http://schemas.openxmlformats.org/officeDocument/2006/relationships/image" Target="media/image153.wmf"/><Relationship Id="rId693" Type="http://schemas.openxmlformats.org/officeDocument/2006/relationships/image" Target="media/image161.wmf"/><Relationship Id="rId450" Type="http://schemas.openxmlformats.org/officeDocument/2006/relationships/oleObject" Target="embeddings/oleObject198.bin"/><Relationship Id="rId692" Type="http://schemas.openxmlformats.org/officeDocument/2006/relationships/oleObject" Target="embeddings/oleObject181.bin"/><Relationship Id="rId691" Type="http://schemas.openxmlformats.org/officeDocument/2006/relationships/image" Target="media/image158.wmf"/><Relationship Id="rId690" Type="http://schemas.openxmlformats.org/officeDocument/2006/relationships/oleObject" Target="embeddings/oleObject179.bin"/><Relationship Id="rId213" Type="http://schemas.openxmlformats.org/officeDocument/2006/relationships/image" Target="media/image229.wmf"/><Relationship Id="rId455" Type="http://schemas.openxmlformats.org/officeDocument/2006/relationships/image" Target="media/image151.wmf"/><Relationship Id="rId697" Type="http://schemas.openxmlformats.org/officeDocument/2006/relationships/image" Target="media/image173.wmf"/><Relationship Id="rId212" Type="http://schemas.openxmlformats.org/officeDocument/2006/relationships/oleObject" Target="embeddings/oleObject227.bin"/><Relationship Id="rId454" Type="http://schemas.openxmlformats.org/officeDocument/2006/relationships/oleObject" Target="embeddings/oleObject192.bin"/><Relationship Id="rId696" Type="http://schemas.openxmlformats.org/officeDocument/2006/relationships/oleObject" Target="embeddings/oleObject170.bin"/><Relationship Id="rId211" Type="http://schemas.openxmlformats.org/officeDocument/2006/relationships/image" Target="media/image227.wmf"/><Relationship Id="rId453" Type="http://schemas.openxmlformats.org/officeDocument/2006/relationships/image" Target="media/image152.wmf"/><Relationship Id="rId695" Type="http://schemas.openxmlformats.org/officeDocument/2006/relationships/image" Target="media/image170.wmf"/><Relationship Id="rId210" Type="http://schemas.openxmlformats.org/officeDocument/2006/relationships/oleObject" Target="embeddings/oleObject234.bin"/><Relationship Id="rId452" Type="http://schemas.openxmlformats.org/officeDocument/2006/relationships/oleObject" Target="embeddings/oleObject201.bin"/><Relationship Id="rId694" Type="http://schemas.openxmlformats.org/officeDocument/2006/relationships/oleObject" Target="embeddings/oleObject176.bin"/><Relationship Id="rId491" Type="http://schemas.openxmlformats.org/officeDocument/2006/relationships/image" Target="media/image128.wmf"/><Relationship Id="rId490" Type="http://schemas.openxmlformats.org/officeDocument/2006/relationships/oleObject" Target="embeddings/oleObject126.bin"/><Relationship Id="rId249" Type="http://schemas.openxmlformats.org/officeDocument/2006/relationships/image" Target="media/image138.wmf"/><Relationship Id="rId248" Type="http://schemas.openxmlformats.org/officeDocument/2006/relationships/oleObject" Target="embeddings/oleObject144.bin"/><Relationship Id="rId247" Type="http://schemas.openxmlformats.org/officeDocument/2006/relationships/image" Target="media/image144.wmf"/><Relationship Id="rId489" Type="http://schemas.openxmlformats.org/officeDocument/2006/relationships/image" Target="media/image126.wmf"/><Relationship Id="rId242" Type="http://schemas.openxmlformats.org/officeDocument/2006/relationships/oleObject" Target="embeddings/oleObject164.bin"/><Relationship Id="rId484" Type="http://schemas.openxmlformats.org/officeDocument/2006/relationships/oleObject" Target="embeddings/oleObject139.bin"/><Relationship Id="rId241" Type="http://schemas.openxmlformats.org/officeDocument/2006/relationships/image" Target="media/image164.wmf"/><Relationship Id="rId483" Type="http://schemas.openxmlformats.org/officeDocument/2006/relationships/image" Target="media/image116.wmf"/><Relationship Id="rId240" Type="http://schemas.openxmlformats.org/officeDocument/2006/relationships/oleObject" Target="embeddings/oleObject171.bin"/><Relationship Id="rId482" Type="http://schemas.openxmlformats.org/officeDocument/2006/relationships/oleObject" Target="embeddings/oleObject136.bin"/><Relationship Id="rId481" Type="http://schemas.openxmlformats.org/officeDocument/2006/relationships/image" Target="media/image117.wmf"/><Relationship Id="rId246" Type="http://schemas.openxmlformats.org/officeDocument/2006/relationships/oleObject" Target="embeddings/oleObject161.bin"/><Relationship Id="rId488" Type="http://schemas.openxmlformats.org/officeDocument/2006/relationships/oleObject" Target="embeddings/oleObject134.bin"/><Relationship Id="rId245" Type="http://schemas.openxmlformats.org/officeDocument/2006/relationships/image" Target="media/image161.wmf"/><Relationship Id="rId487" Type="http://schemas.openxmlformats.org/officeDocument/2006/relationships/image" Target="media/image134.wmf"/><Relationship Id="rId244" Type="http://schemas.openxmlformats.org/officeDocument/2006/relationships/oleObject" Target="embeddings/oleObject158.bin"/><Relationship Id="rId486" Type="http://schemas.openxmlformats.org/officeDocument/2006/relationships/oleObject" Target="embeddings/oleObject131.bin"/><Relationship Id="rId243" Type="http://schemas.openxmlformats.org/officeDocument/2006/relationships/image" Target="media/image158.wmf"/><Relationship Id="rId485" Type="http://schemas.openxmlformats.org/officeDocument/2006/relationships/image" Target="media/image131.wmf"/><Relationship Id="rId480" Type="http://schemas.openxmlformats.org/officeDocument/2006/relationships/oleObject" Target="embeddings/oleObject145.bin"/><Relationship Id="rId239" Type="http://schemas.openxmlformats.org/officeDocument/2006/relationships/image" Target="media/image171.wmf"/><Relationship Id="rId238" Type="http://schemas.openxmlformats.org/officeDocument/2006/relationships/oleObject" Target="embeddings/oleObject168.bin"/><Relationship Id="rId237" Type="http://schemas.openxmlformats.org/officeDocument/2006/relationships/image" Target="media/image168.wmf"/><Relationship Id="rId479" Type="http://schemas.openxmlformats.org/officeDocument/2006/relationships/image" Target="media/image118.wmf"/><Relationship Id="rId236" Type="http://schemas.openxmlformats.org/officeDocument/2006/relationships/oleObject" Target="embeddings/oleObject177.bin"/><Relationship Id="rId478" Type="http://schemas.openxmlformats.org/officeDocument/2006/relationships/oleObject" Target="embeddings/oleObject141.bin"/><Relationship Id="rId231" Type="http://schemas.openxmlformats.org/officeDocument/2006/relationships/image" Target="media/image190.wmf"/><Relationship Id="rId473" Type="http://schemas.openxmlformats.org/officeDocument/2006/relationships/image" Target="media/image162.wmf"/><Relationship Id="rId230" Type="http://schemas.openxmlformats.org/officeDocument/2006/relationships/oleObject" Target="embeddings/oleObject195.bin"/><Relationship Id="rId472" Type="http://schemas.openxmlformats.org/officeDocument/2006/relationships/oleObject" Target="embeddings/oleObject159.bin"/><Relationship Id="rId471" Type="http://schemas.openxmlformats.org/officeDocument/2006/relationships/image" Target="media/image159.wmf"/><Relationship Id="rId470" Type="http://schemas.openxmlformats.org/officeDocument/2006/relationships/oleObject" Target="embeddings/oleObject166.bin"/><Relationship Id="rId235" Type="http://schemas.openxmlformats.org/officeDocument/2006/relationships/image" Target="media/image177.wmf"/><Relationship Id="rId477" Type="http://schemas.openxmlformats.org/officeDocument/2006/relationships/image" Target="media/image103.wmf"/><Relationship Id="rId234" Type="http://schemas.openxmlformats.org/officeDocument/2006/relationships/oleObject" Target="embeddings/oleObject174.bin"/><Relationship Id="rId476" Type="http://schemas.openxmlformats.org/officeDocument/2006/relationships/oleObject" Target="embeddings/oleObject156.bin"/><Relationship Id="rId233" Type="http://schemas.openxmlformats.org/officeDocument/2006/relationships/image" Target="media/image174.wmf"/><Relationship Id="rId475" Type="http://schemas.openxmlformats.org/officeDocument/2006/relationships/image" Target="media/image156.wmf"/><Relationship Id="rId232" Type="http://schemas.openxmlformats.org/officeDocument/2006/relationships/oleObject" Target="embeddings/oleObject190.bin"/><Relationship Id="rId474" Type="http://schemas.openxmlformats.org/officeDocument/2006/relationships/oleObject" Target="embeddings/oleObject162.bin"/><Relationship Id="rId426" Type="http://schemas.openxmlformats.org/officeDocument/2006/relationships/oleObject" Target="embeddings/oleObject247.bin"/><Relationship Id="rId668" Type="http://schemas.openxmlformats.org/officeDocument/2006/relationships/oleObject" Target="embeddings/oleObject236.bin"/><Relationship Id="rId425" Type="http://schemas.openxmlformats.org/officeDocument/2006/relationships/image" Target="media/image194.wmf"/><Relationship Id="rId667" Type="http://schemas.openxmlformats.org/officeDocument/2006/relationships/image" Target="media/image236.wmf"/><Relationship Id="rId424" Type="http://schemas.openxmlformats.org/officeDocument/2006/relationships/oleObject" Target="embeddings/oleObject245.bin"/><Relationship Id="rId666" Type="http://schemas.openxmlformats.org/officeDocument/2006/relationships/oleObject" Target="embeddings/oleObject233.bin"/><Relationship Id="rId423" Type="http://schemas.openxmlformats.org/officeDocument/2006/relationships/image" Target="media/image197.wmf"/><Relationship Id="rId665" Type="http://schemas.openxmlformats.org/officeDocument/2006/relationships/image" Target="media/image233.wmf"/><Relationship Id="rId429" Type="http://schemas.openxmlformats.org/officeDocument/2006/relationships/image" Target="media/image15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43.wmf"/><Relationship Id="rId669" Type="http://schemas.openxmlformats.org/officeDocument/2006/relationships/image" Target="media/image220.wmf"/><Relationship Id="rId660" Type="http://schemas.openxmlformats.org/officeDocument/2006/relationships/oleObject" Target="embeddings/oleObject253.bin"/><Relationship Id="rId422" Type="http://schemas.openxmlformats.org/officeDocument/2006/relationships/oleObject" Target="embeddings/oleObject252.bin"/><Relationship Id="rId664" Type="http://schemas.openxmlformats.org/officeDocument/2006/relationships/oleObject" Target="embeddings/oleObject243.bin"/><Relationship Id="rId421" Type="http://schemas.openxmlformats.org/officeDocument/2006/relationships/image" Target="media/image182.wmf"/><Relationship Id="rId663" Type="http://schemas.openxmlformats.org/officeDocument/2006/relationships/image" Target="media/image243.wmf"/><Relationship Id="rId420" Type="http://schemas.openxmlformats.org/officeDocument/2006/relationships/oleObject" Target="embeddings/oleObject249.bin"/><Relationship Id="rId662" Type="http://schemas.openxmlformats.org/officeDocument/2006/relationships/oleObject" Target="embeddings/oleObject240.bin"/><Relationship Id="rId661" Type="http://schemas.openxmlformats.org/officeDocument/2006/relationships/image" Target="media/image240.wmf"/><Relationship Id="rId415" Type="http://schemas.openxmlformats.org/officeDocument/2006/relationships/image" Target="media/image185.wmf"/><Relationship Id="rId657" Type="http://schemas.openxmlformats.org/officeDocument/2006/relationships/image" Target="media/image171.wmf"/><Relationship Id="rId414" Type="http://schemas.openxmlformats.org/officeDocument/2006/relationships/oleObject" Target="embeddings/oleObject263.bin"/><Relationship Id="rId656" Type="http://schemas.openxmlformats.org/officeDocument/2006/relationships/oleObject" Target="embeddings/oleObject256.bin"/><Relationship Id="rId413" Type="http://schemas.openxmlformats.org/officeDocument/2006/relationships/image" Target="media/image186.wmf"/><Relationship Id="rId655" Type="http://schemas.openxmlformats.org/officeDocument/2006/relationships/image" Target="media/image168.wmf"/><Relationship Id="rId412" Type="http://schemas.openxmlformats.org/officeDocument/2006/relationships/oleObject" Target="embeddings/oleObject271.bin"/><Relationship Id="rId654" Type="http://schemas.openxmlformats.org/officeDocument/2006/relationships/oleObject" Target="embeddings/oleObject254.bin"/><Relationship Id="rId419" Type="http://schemas.openxmlformats.org/officeDocument/2006/relationships/image" Target="media/image183.wmf"/><Relationship Id="rId418" Type="http://schemas.openxmlformats.org/officeDocument/2006/relationships/oleObject" Target="embeddings/oleObject255.bin"/><Relationship Id="rId417" Type="http://schemas.openxmlformats.org/officeDocument/2006/relationships/image" Target="media/image184.wmf"/><Relationship Id="rId659" Type="http://schemas.openxmlformats.org/officeDocument/2006/relationships/image" Target="media/image164.wmf"/><Relationship Id="rId416" Type="http://schemas.openxmlformats.org/officeDocument/2006/relationships/oleObject" Target="embeddings/oleObject266.bin"/><Relationship Id="rId658" Type="http://schemas.openxmlformats.org/officeDocument/2006/relationships/oleObject" Target="embeddings/oleObject250.bin"/><Relationship Id="rId411" Type="http://schemas.openxmlformats.org/officeDocument/2006/relationships/image" Target="media/image187.wmf"/><Relationship Id="rId653" Type="http://schemas.openxmlformats.org/officeDocument/2006/relationships/image" Target="media/image177.wmf"/><Relationship Id="rId410" Type="http://schemas.openxmlformats.org/officeDocument/2006/relationships/oleObject" Target="embeddings/oleObject268.bin"/><Relationship Id="rId652" Type="http://schemas.openxmlformats.org/officeDocument/2006/relationships/oleObject" Target="embeddings/oleObject264.bin"/><Relationship Id="rId651" Type="http://schemas.openxmlformats.org/officeDocument/2006/relationships/image" Target="media/image174.wmf"/><Relationship Id="rId650" Type="http://schemas.openxmlformats.org/officeDocument/2006/relationships/oleObject" Target="embeddings/oleObject272.bin"/><Relationship Id="rId206" Type="http://schemas.openxmlformats.org/officeDocument/2006/relationships/oleObject" Target="embeddings/oleObject241.bin"/><Relationship Id="rId448" Type="http://schemas.openxmlformats.org/officeDocument/2006/relationships/oleObject" Target="embeddings/oleObject207.bin"/><Relationship Id="rId205" Type="http://schemas.openxmlformats.org/officeDocument/2006/relationships/image" Target="media/image241.wmf"/><Relationship Id="rId447" Type="http://schemas.openxmlformats.org/officeDocument/2006/relationships/image" Target="media/image207.wmf"/><Relationship Id="rId689" Type="http://schemas.openxmlformats.org/officeDocument/2006/relationships/image" Target="media/image179.wmf"/><Relationship Id="rId204" Type="http://schemas.openxmlformats.org/officeDocument/2006/relationships/oleObject" Target="embeddings/oleObject238.bin"/><Relationship Id="rId446" Type="http://schemas.openxmlformats.org/officeDocument/2006/relationships/oleObject" Target="embeddings/oleObject204.bin"/><Relationship Id="rId688" Type="http://schemas.openxmlformats.org/officeDocument/2006/relationships/oleObject" Target="embeddings/oleObject193.bin"/><Relationship Id="rId203" Type="http://schemas.openxmlformats.org/officeDocument/2006/relationships/image" Target="media/image238.wmf"/><Relationship Id="rId445" Type="http://schemas.openxmlformats.org/officeDocument/2006/relationships/image" Target="media/image204.wmf"/><Relationship Id="rId687" Type="http://schemas.openxmlformats.org/officeDocument/2006/relationships/image" Target="media/image193.wmf"/><Relationship Id="rId209" Type="http://schemas.openxmlformats.org/officeDocument/2006/relationships/image" Target="media/image234.wmf"/><Relationship Id="rId208" Type="http://schemas.openxmlformats.org/officeDocument/2006/relationships/oleObject" Target="embeddings/oleObject231.bin"/><Relationship Id="rId207" Type="http://schemas.openxmlformats.org/officeDocument/2006/relationships/image" Target="media/image231.wmf"/><Relationship Id="rId449" Type="http://schemas.openxmlformats.org/officeDocument/2006/relationships/image" Target="media/image198.wmf"/><Relationship Id="rId440" Type="http://schemas.openxmlformats.org/officeDocument/2006/relationships/oleObject" Target="embeddings/oleObject218.bin"/><Relationship Id="rId682" Type="http://schemas.openxmlformats.org/officeDocument/2006/relationships/oleObject" Target="embeddings/oleObject208.bin"/><Relationship Id="rId681" Type="http://schemas.openxmlformats.org/officeDocument/2006/relationships/image" Target="media/image208.wmf"/><Relationship Id="rId680" Type="http://schemas.openxmlformats.org/officeDocument/2006/relationships/oleObject" Target="embeddings/oleObject205.bin"/><Relationship Id="rId202" Type="http://schemas.openxmlformats.org/officeDocument/2006/relationships/oleObject" Target="embeddings/oleObject246.bin"/><Relationship Id="rId444" Type="http://schemas.openxmlformats.org/officeDocument/2006/relationships/oleObject" Target="embeddings/oleObject213.bin"/><Relationship Id="rId686" Type="http://schemas.openxmlformats.org/officeDocument/2006/relationships/oleObject" Target="embeddings/oleObject202.bin"/><Relationship Id="rId201" Type="http://schemas.openxmlformats.org/officeDocument/2006/relationships/image" Target="media/image246.wmf"/><Relationship Id="rId443" Type="http://schemas.openxmlformats.org/officeDocument/2006/relationships/image" Target="media/image213.wmf"/><Relationship Id="rId685" Type="http://schemas.openxmlformats.org/officeDocument/2006/relationships/image" Target="media/image202.wmf"/><Relationship Id="rId200" Type="http://schemas.openxmlformats.org/officeDocument/2006/relationships/oleObject" Target="embeddings/oleObject244.bin"/><Relationship Id="rId442" Type="http://schemas.openxmlformats.org/officeDocument/2006/relationships/oleObject" Target="embeddings/oleObject210.bin"/><Relationship Id="rId684" Type="http://schemas.openxmlformats.org/officeDocument/2006/relationships/oleObject" Target="embeddings/oleObject199.bin"/><Relationship Id="rId441" Type="http://schemas.openxmlformats.org/officeDocument/2006/relationships/image" Target="media/image210.wmf"/><Relationship Id="rId683" Type="http://schemas.openxmlformats.org/officeDocument/2006/relationships/image" Target="media/image199.wmf"/><Relationship Id="rId437" Type="http://schemas.openxmlformats.org/officeDocument/2006/relationships/image" Target="media/image183.wmf"/><Relationship Id="rId679" Type="http://schemas.openxmlformats.org/officeDocument/2006/relationships/image" Target="media/image236.wmf"/><Relationship Id="rId436" Type="http://schemas.openxmlformats.org/officeDocument/2006/relationships/oleObject" Target="embeddings/oleObject228.bin"/><Relationship Id="rId678" Type="http://schemas.openxmlformats.org/officeDocument/2006/relationships/oleObject" Target="embeddings/oleObject214.bin"/><Relationship Id="rId435" Type="http://schemas.openxmlformats.org/officeDocument/2006/relationships/image" Target="media/image228.wmf"/><Relationship Id="rId677" Type="http://schemas.openxmlformats.org/officeDocument/2006/relationships/image" Target="media/image177.wmf"/><Relationship Id="rId434" Type="http://schemas.openxmlformats.org/officeDocument/2006/relationships/oleObject" Target="embeddings/oleObject235.bin"/><Relationship Id="rId676" Type="http://schemas.openxmlformats.org/officeDocument/2006/relationships/oleObject" Target="embeddings/oleObject211.bin"/><Relationship Id="rId439" Type="http://schemas.openxmlformats.org/officeDocument/2006/relationships/image" Target="media/image183.wmf"/><Relationship Id="rId438" Type="http://schemas.openxmlformats.org/officeDocument/2006/relationships/oleObject" Target="embeddings/oleObject215.bin"/><Relationship Id="rId671" Type="http://schemas.openxmlformats.org/officeDocument/2006/relationships/image" Target="media/image174.wmf"/><Relationship Id="rId670" Type="http://schemas.openxmlformats.org/officeDocument/2006/relationships/oleObject" Target="embeddings/oleObject220.bin"/><Relationship Id="rId433" Type="http://schemas.openxmlformats.org/officeDocument/2006/relationships/image" Target="media/image235.wmf"/><Relationship Id="rId675" Type="http://schemas.openxmlformats.org/officeDocument/2006/relationships/image" Target="media/image236.wmf"/><Relationship Id="rId432" Type="http://schemas.openxmlformats.org/officeDocument/2006/relationships/oleObject" Target="embeddings/oleObject232.bin"/><Relationship Id="rId674" Type="http://schemas.openxmlformats.org/officeDocument/2006/relationships/oleObject" Target="embeddings/oleObject219.bin"/><Relationship Id="rId431" Type="http://schemas.openxmlformats.org/officeDocument/2006/relationships/image" Target="media/image154.wmf"/><Relationship Id="rId673" Type="http://schemas.openxmlformats.org/officeDocument/2006/relationships/image" Target="media/image219.wmf"/><Relationship Id="rId430" Type="http://schemas.openxmlformats.org/officeDocument/2006/relationships/oleObject" Target="embeddings/oleObject242.bin"/><Relationship Id="rId672" Type="http://schemas.openxmlformats.org/officeDocument/2006/relationships/oleObject" Target="embeddings/oleObject216.bin"/></Relationships>
</file>

<file path=word/_rels/fontTable.xml.rels><?xml version="1.0" encoding="UTF-8" standalone="yes"?><Relationships xmlns="http://schemas.openxmlformats.org/package/2006/relationships"><Relationship Id="rId767" Type="http://schemas.openxmlformats.org/officeDocument/2006/relationships/font" Target="fonts/PalatinoLinotype-italic.ttf"/><Relationship Id="rId766" Type="http://schemas.openxmlformats.org/officeDocument/2006/relationships/font" Target="fonts/PalatinoLinotype-bold.ttf"/><Relationship Id="rId765" Type="http://schemas.openxmlformats.org/officeDocument/2006/relationships/font" Target="fonts/PalatinoLinotype-regular.ttf"/><Relationship Id="rId764" Type="http://schemas.openxmlformats.org/officeDocument/2006/relationships/font" Target="fonts/Play-bold.ttf"/><Relationship Id="rId768" Type="http://schemas.openxmlformats.org/officeDocument/2006/relationships/font" Target="fonts/PalatinoLinotype-boldItalic.ttf"/><Relationship Id="rId763" Type="http://schemas.openxmlformats.org/officeDocument/2006/relationships/font" Target="fonts/Play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7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CIvdmjntLbLBlhdY+fSqPVl0qQ==">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2024-11-13T09:03:00Z</dcterms:created>
  <dc:creator>thuvienhoclieu.com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